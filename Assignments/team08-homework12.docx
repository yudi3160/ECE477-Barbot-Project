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A7B215C" w14:textId="77777777" w:rsidR="007B4C88" w:rsidRDefault="007B4C88">
      <w:pPr>
        <w:pStyle w:val="Title"/>
      </w:pPr>
    </w:p>
    <w:p w14:paraId="70BB93F8" w14:textId="77777777" w:rsidR="007B4C88" w:rsidRDefault="00987E97">
      <w:pPr>
        <w:pStyle w:val="Title"/>
      </w:pPr>
      <w:r>
        <w:t>User Manual</w:t>
      </w:r>
    </w:p>
    <w:p w14:paraId="67289138" w14:textId="77777777" w:rsidR="007B4C88" w:rsidRDefault="00987E97">
      <w:pPr>
        <w:pStyle w:val="Title"/>
        <w:rPr>
          <w:i/>
          <w:sz w:val="24"/>
          <w:szCs w:val="24"/>
        </w:rPr>
      </w:pPr>
      <w:r>
        <w:rPr>
          <w:i/>
          <w:sz w:val="24"/>
          <w:szCs w:val="24"/>
        </w:rPr>
        <w:t xml:space="preserve"> </w:t>
      </w:r>
    </w:p>
    <w:p w14:paraId="1A580290" w14:textId="77777777" w:rsidR="007B4C88" w:rsidRDefault="00987E97">
      <w:pPr>
        <w:pStyle w:val="Title"/>
        <w:jc w:val="left"/>
        <w:rPr>
          <w:sz w:val="24"/>
          <w:szCs w:val="24"/>
        </w:rPr>
      </w:pPr>
      <w:commentRangeStart w:id="0"/>
      <w:r>
        <w:rPr>
          <w:sz w:val="24"/>
          <w:szCs w:val="24"/>
        </w:rPr>
        <w:t xml:space="preserve">Year: __2017____ </w:t>
      </w:r>
      <w:r>
        <w:rPr>
          <w:sz w:val="24"/>
          <w:szCs w:val="24"/>
        </w:rPr>
        <w:tab/>
        <w:t>Semester: __Spring______</w:t>
      </w:r>
      <w:r>
        <w:rPr>
          <w:sz w:val="24"/>
          <w:szCs w:val="24"/>
        </w:rPr>
        <w:tab/>
        <w:t>Team: __8___ Project:_________Barbot_____________</w:t>
      </w:r>
    </w:p>
    <w:p w14:paraId="3D671366" w14:textId="4E942EEF" w:rsidR="007B4C88" w:rsidRDefault="00987E97">
      <w:pPr>
        <w:pStyle w:val="Title"/>
        <w:jc w:val="left"/>
        <w:rPr>
          <w:sz w:val="24"/>
          <w:szCs w:val="24"/>
        </w:rPr>
      </w:pPr>
      <w:r>
        <w:rPr>
          <w:sz w:val="24"/>
          <w:szCs w:val="24"/>
        </w:rPr>
        <w:t>Creation Date: __</w:t>
      </w:r>
      <w:r w:rsidR="00743654">
        <w:rPr>
          <w:sz w:val="24"/>
          <w:szCs w:val="24"/>
        </w:rPr>
        <w:t xml:space="preserve">____4/12/2017________________    </w:t>
      </w:r>
      <w:r>
        <w:rPr>
          <w:sz w:val="24"/>
          <w:szCs w:val="24"/>
        </w:rPr>
        <w:t xml:space="preserve">Last Modified: </w:t>
      </w:r>
      <w:r w:rsidR="00FE5712">
        <w:rPr>
          <w:b w:val="0"/>
          <w:sz w:val="24"/>
          <w:szCs w:val="24"/>
        </w:rPr>
        <w:t>April 14</w:t>
      </w:r>
      <w:r>
        <w:rPr>
          <w:b w:val="0"/>
          <w:sz w:val="24"/>
          <w:szCs w:val="24"/>
        </w:rPr>
        <w:t>, 2017</w:t>
      </w:r>
    </w:p>
    <w:p w14:paraId="365FF5AA" w14:textId="77777777" w:rsidR="007B4C88" w:rsidRDefault="00987E97">
      <w:pPr>
        <w:pStyle w:val="Title"/>
        <w:jc w:val="left"/>
        <w:rPr>
          <w:sz w:val="24"/>
          <w:szCs w:val="24"/>
        </w:rPr>
      </w:pPr>
      <w:r>
        <w:rPr>
          <w:sz w:val="24"/>
          <w:szCs w:val="24"/>
        </w:rPr>
        <w:t>Author:  ________Yudi Wu_________________</w:t>
      </w:r>
      <w:r>
        <w:rPr>
          <w:sz w:val="24"/>
          <w:szCs w:val="24"/>
        </w:rPr>
        <w:tab/>
        <w:t>Email: ________wu553@purdue.edu_____________________</w:t>
      </w:r>
    </w:p>
    <w:commentRangeEnd w:id="0"/>
    <w:p w14:paraId="1A604AC9" w14:textId="77777777" w:rsidR="007B4C88" w:rsidRDefault="00D7221E">
      <w:pPr>
        <w:pStyle w:val="Title"/>
        <w:jc w:val="left"/>
        <w:rPr>
          <w:sz w:val="24"/>
          <w:szCs w:val="24"/>
        </w:rPr>
      </w:pPr>
      <w:r>
        <w:rPr>
          <w:rStyle w:val="CommentReference"/>
          <w:b w:val="0"/>
        </w:rPr>
        <w:commentReference w:id="0"/>
      </w:r>
    </w:p>
    <w:p w14:paraId="7B21B431" w14:textId="77777777" w:rsidR="007B4C88" w:rsidRDefault="00987E97">
      <w:pPr>
        <w:pStyle w:val="Title"/>
        <w:jc w:val="left"/>
        <w:rPr>
          <w:sz w:val="24"/>
          <w:szCs w:val="24"/>
        </w:rPr>
      </w:pPr>
      <w:r>
        <w:rPr>
          <w:sz w:val="24"/>
          <w:szCs w:val="24"/>
        </w:rPr>
        <w:t>Assignment Evaluation:</w:t>
      </w:r>
    </w:p>
    <w:p w14:paraId="570ABE53" w14:textId="77777777" w:rsidR="007B4C88" w:rsidRDefault="007B4C88">
      <w:pPr>
        <w:pStyle w:val="Title"/>
        <w:jc w:val="left"/>
        <w:rPr>
          <w:sz w:val="24"/>
          <w:szCs w:val="24"/>
        </w:rPr>
      </w:pPr>
    </w:p>
    <w:tbl>
      <w:tblPr>
        <w:tblStyle w:val="a"/>
        <w:tblW w:w="10058" w:type="dxa"/>
        <w:tblInd w:w="-21" w:type="dxa"/>
        <w:tblLayout w:type="fixed"/>
        <w:tblLook w:val="0400" w:firstRow="0" w:lastRow="0" w:firstColumn="0" w:lastColumn="0" w:noHBand="0" w:noVBand="1"/>
      </w:tblPr>
      <w:tblGrid>
        <w:gridCol w:w="2985"/>
        <w:gridCol w:w="1260"/>
        <w:gridCol w:w="879"/>
        <w:gridCol w:w="900"/>
        <w:gridCol w:w="4034"/>
      </w:tblGrid>
      <w:tr w:rsidR="007B4C88" w14:paraId="5574FF05" w14:textId="77777777">
        <w:trPr>
          <w:trHeight w:val="260"/>
        </w:trPr>
        <w:tc>
          <w:tcPr>
            <w:tcW w:w="2985" w:type="dxa"/>
            <w:tcBorders>
              <w:top w:val="single" w:sz="4" w:space="0" w:color="000000"/>
              <w:left w:val="single" w:sz="4" w:space="0" w:color="000000"/>
              <w:bottom w:val="single" w:sz="4" w:space="0" w:color="000000"/>
              <w:right w:val="single" w:sz="4" w:space="0" w:color="000000"/>
            </w:tcBorders>
            <w:shd w:val="clear" w:color="auto" w:fill="A6A6A6"/>
            <w:vAlign w:val="bottom"/>
          </w:tcPr>
          <w:p w14:paraId="5234602D" w14:textId="77777777" w:rsidR="007B4C88" w:rsidRDefault="00987E97">
            <w:pPr>
              <w:jc w:val="center"/>
              <w:rPr>
                <w:rFonts w:ascii="Calibri" w:eastAsia="Calibri" w:hAnsi="Calibri" w:cs="Calibri"/>
                <w:b/>
                <w:sz w:val="22"/>
                <w:szCs w:val="22"/>
              </w:rPr>
            </w:pPr>
            <w:r>
              <w:rPr>
                <w:rFonts w:ascii="Calibri" w:eastAsia="Calibri" w:hAnsi="Calibri" w:cs="Calibri"/>
                <w:b/>
                <w:sz w:val="22"/>
                <w:szCs w:val="22"/>
              </w:rPr>
              <w:t>Item</w:t>
            </w:r>
          </w:p>
        </w:tc>
        <w:tc>
          <w:tcPr>
            <w:tcW w:w="1260" w:type="dxa"/>
            <w:tcBorders>
              <w:top w:val="single" w:sz="4" w:space="0" w:color="000000"/>
              <w:left w:val="nil"/>
              <w:bottom w:val="single" w:sz="4" w:space="0" w:color="000000"/>
              <w:right w:val="single" w:sz="4" w:space="0" w:color="000000"/>
            </w:tcBorders>
            <w:shd w:val="clear" w:color="auto" w:fill="A6A6A6"/>
            <w:vAlign w:val="bottom"/>
          </w:tcPr>
          <w:p w14:paraId="3E5A7903" w14:textId="77777777" w:rsidR="007B4C88" w:rsidRDefault="00987E97">
            <w:pPr>
              <w:jc w:val="center"/>
              <w:rPr>
                <w:rFonts w:ascii="Calibri" w:eastAsia="Calibri" w:hAnsi="Calibri" w:cs="Calibri"/>
                <w:b/>
                <w:sz w:val="22"/>
                <w:szCs w:val="22"/>
              </w:rPr>
            </w:pPr>
            <w:r>
              <w:rPr>
                <w:rFonts w:ascii="Calibri" w:eastAsia="Calibri" w:hAnsi="Calibri" w:cs="Calibri"/>
                <w:b/>
                <w:sz w:val="22"/>
                <w:szCs w:val="22"/>
              </w:rPr>
              <w:t>Score (0-5)</w:t>
            </w:r>
          </w:p>
        </w:tc>
        <w:tc>
          <w:tcPr>
            <w:tcW w:w="879" w:type="dxa"/>
            <w:tcBorders>
              <w:top w:val="single" w:sz="4" w:space="0" w:color="000000"/>
              <w:left w:val="nil"/>
              <w:bottom w:val="single" w:sz="4" w:space="0" w:color="000000"/>
              <w:right w:val="single" w:sz="4" w:space="0" w:color="000000"/>
            </w:tcBorders>
            <w:shd w:val="clear" w:color="auto" w:fill="A6A6A6"/>
            <w:vAlign w:val="bottom"/>
          </w:tcPr>
          <w:p w14:paraId="2FE139B0" w14:textId="77777777" w:rsidR="007B4C88" w:rsidRDefault="00987E97">
            <w:pPr>
              <w:rPr>
                <w:rFonts w:ascii="Calibri" w:eastAsia="Calibri" w:hAnsi="Calibri" w:cs="Calibri"/>
                <w:b/>
                <w:sz w:val="22"/>
                <w:szCs w:val="22"/>
              </w:rPr>
            </w:pPr>
            <w:r>
              <w:rPr>
                <w:rFonts w:ascii="Calibri" w:eastAsia="Calibri" w:hAnsi="Calibri" w:cs="Calibri"/>
                <w:b/>
                <w:sz w:val="22"/>
                <w:szCs w:val="22"/>
              </w:rPr>
              <w:t>Weight</w:t>
            </w:r>
          </w:p>
        </w:tc>
        <w:tc>
          <w:tcPr>
            <w:tcW w:w="900" w:type="dxa"/>
            <w:tcBorders>
              <w:top w:val="single" w:sz="4" w:space="0" w:color="000000"/>
              <w:left w:val="nil"/>
              <w:bottom w:val="single" w:sz="4" w:space="0" w:color="000000"/>
              <w:right w:val="single" w:sz="4" w:space="0" w:color="000000"/>
            </w:tcBorders>
            <w:shd w:val="clear" w:color="auto" w:fill="A6A6A6"/>
            <w:vAlign w:val="bottom"/>
          </w:tcPr>
          <w:p w14:paraId="6E6EE75B" w14:textId="77777777" w:rsidR="007B4C88" w:rsidRDefault="00987E97">
            <w:pPr>
              <w:jc w:val="center"/>
              <w:rPr>
                <w:rFonts w:ascii="Calibri" w:eastAsia="Calibri" w:hAnsi="Calibri" w:cs="Calibri"/>
                <w:b/>
                <w:sz w:val="22"/>
                <w:szCs w:val="22"/>
              </w:rPr>
            </w:pPr>
            <w:r>
              <w:rPr>
                <w:rFonts w:ascii="Calibri" w:eastAsia="Calibri" w:hAnsi="Calibri" w:cs="Calibri"/>
                <w:b/>
                <w:sz w:val="22"/>
                <w:szCs w:val="22"/>
              </w:rPr>
              <w:t>Points</w:t>
            </w:r>
          </w:p>
        </w:tc>
        <w:tc>
          <w:tcPr>
            <w:tcW w:w="4034" w:type="dxa"/>
            <w:tcBorders>
              <w:top w:val="single" w:sz="4" w:space="0" w:color="000000"/>
              <w:left w:val="nil"/>
              <w:bottom w:val="single" w:sz="4" w:space="0" w:color="000000"/>
              <w:right w:val="single" w:sz="4" w:space="0" w:color="000000"/>
            </w:tcBorders>
            <w:shd w:val="clear" w:color="auto" w:fill="A6A6A6"/>
            <w:vAlign w:val="bottom"/>
          </w:tcPr>
          <w:p w14:paraId="2FAE86C5" w14:textId="77777777" w:rsidR="007B4C88" w:rsidRDefault="00987E97">
            <w:pPr>
              <w:jc w:val="center"/>
              <w:rPr>
                <w:rFonts w:ascii="Calibri" w:eastAsia="Calibri" w:hAnsi="Calibri" w:cs="Calibri"/>
                <w:b/>
                <w:sz w:val="22"/>
                <w:szCs w:val="22"/>
              </w:rPr>
            </w:pPr>
            <w:r>
              <w:rPr>
                <w:rFonts w:ascii="Calibri" w:eastAsia="Calibri" w:hAnsi="Calibri" w:cs="Calibri"/>
                <w:b/>
                <w:sz w:val="22"/>
                <w:szCs w:val="22"/>
              </w:rPr>
              <w:t>Notes</w:t>
            </w:r>
          </w:p>
        </w:tc>
      </w:tr>
      <w:tr w:rsidR="007B4C88" w14:paraId="2D6A7086" w14:textId="77777777">
        <w:trPr>
          <w:trHeight w:val="260"/>
        </w:trPr>
        <w:tc>
          <w:tcPr>
            <w:tcW w:w="10058"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0468394A" w14:textId="77777777" w:rsidR="007B4C88" w:rsidRDefault="00987E97">
            <w:pPr>
              <w:rPr>
                <w:rFonts w:ascii="Calibri" w:eastAsia="Calibri" w:hAnsi="Calibri" w:cs="Calibri"/>
                <w:b/>
                <w:sz w:val="22"/>
                <w:szCs w:val="22"/>
              </w:rPr>
            </w:pPr>
            <w:r>
              <w:rPr>
                <w:rFonts w:ascii="Calibri" w:eastAsia="Calibri" w:hAnsi="Calibri" w:cs="Calibri"/>
                <w:b/>
                <w:sz w:val="22"/>
                <w:szCs w:val="22"/>
              </w:rPr>
              <w:t>Assignment-Specific Items</w:t>
            </w:r>
          </w:p>
        </w:tc>
      </w:tr>
      <w:tr w:rsidR="007B4C88" w14:paraId="6B7399A5" w14:textId="77777777">
        <w:trPr>
          <w:trHeight w:val="260"/>
        </w:trPr>
        <w:tc>
          <w:tcPr>
            <w:tcW w:w="2985" w:type="dxa"/>
            <w:tcBorders>
              <w:top w:val="nil"/>
              <w:left w:val="single" w:sz="4" w:space="0" w:color="000000"/>
              <w:bottom w:val="single" w:sz="4" w:space="0" w:color="000000"/>
              <w:right w:val="single" w:sz="4" w:space="0" w:color="000000"/>
            </w:tcBorders>
            <w:shd w:val="clear" w:color="auto" w:fill="FFFFFF"/>
            <w:vAlign w:val="bottom"/>
          </w:tcPr>
          <w:p w14:paraId="676B97B3" w14:textId="77777777" w:rsidR="007B4C88" w:rsidRDefault="00987E97">
            <w:pPr>
              <w:rPr>
                <w:rFonts w:ascii="Calibri" w:eastAsia="Calibri" w:hAnsi="Calibri" w:cs="Calibri"/>
                <w:b/>
                <w:sz w:val="22"/>
                <w:szCs w:val="22"/>
              </w:rPr>
            </w:pPr>
            <w:r>
              <w:rPr>
                <w:rFonts w:ascii="Calibri" w:eastAsia="Calibri" w:hAnsi="Calibri" w:cs="Calibri"/>
                <w:b/>
                <w:sz w:val="22"/>
                <w:szCs w:val="22"/>
              </w:rPr>
              <w:t>Product Description</w:t>
            </w:r>
          </w:p>
        </w:tc>
        <w:tc>
          <w:tcPr>
            <w:tcW w:w="1260" w:type="dxa"/>
            <w:tcBorders>
              <w:top w:val="nil"/>
              <w:left w:val="nil"/>
              <w:bottom w:val="single" w:sz="4" w:space="0" w:color="000000"/>
              <w:right w:val="single" w:sz="4" w:space="0" w:color="000000"/>
            </w:tcBorders>
            <w:shd w:val="clear" w:color="auto" w:fill="FFFFFF"/>
            <w:vAlign w:val="bottom"/>
          </w:tcPr>
          <w:p w14:paraId="25A791C2" w14:textId="513B042B" w:rsidR="007B4C88" w:rsidRDefault="0021058D">
            <w:pPr>
              <w:jc w:val="center"/>
              <w:rPr>
                <w:rFonts w:ascii="Calibri" w:eastAsia="Calibri" w:hAnsi="Calibri" w:cs="Calibri"/>
                <w:sz w:val="22"/>
                <w:szCs w:val="22"/>
              </w:rPr>
            </w:pPr>
            <w:r>
              <w:rPr>
                <w:rFonts w:ascii="Calibri" w:eastAsia="Calibri" w:hAnsi="Calibri" w:cs="Calibri"/>
                <w:sz w:val="22"/>
                <w:szCs w:val="22"/>
              </w:rPr>
              <w:t>4</w:t>
            </w:r>
          </w:p>
        </w:tc>
        <w:tc>
          <w:tcPr>
            <w:tcW w:w="879" w:type="dxa"/>
            <w:tcBorders>
              <w:top w:val="nil"/>
              <w:left w:val="nil"/>
              <w:bottom w:val="single" w:sz="4" w:space="0" w:color="000000"/>
              <w:right w:val="single" w:sz="4" w:space="0" w:color="000000"/>
            </w:tcBorders>
            <w:shd w:val="clear" w:color="auto" w:fill="FFFFFF"/>
            <w:vAlign w:val="bottom"/>
          </w:tcPr>
          <w:p w14:paraId="288F9040" w14:textId="77777777" w:rsidR="007B4C88" w:rsidRDefault="00987E97">
            <w:pPr>
              <w:jc w:val="center"/>
              <w:rPr>
                <w:rFonts w:ascii="Calibri" w:eastAsia="Calibri" w:hAnsi="Calibri" w:cs="Calibri"/>
                <w:sz w:val="22"/>
                <w:szCs w:val="22"/>
              </w:rPr>
            </w:pPr>
            <w:r>
              <w:rPr>
                <w:rFonts w:ascii="Calibri" w:eastAsia="Calibri" w:hAnsi="Calibri" w:cs="Calibri"/>
                <w:sz w:val="22"/>
                <w:szCs w:val="22"/>
              </w:rPr>
              <w:t>x1</w:t>
            </w:r>
          </w:p>
        </w:tc>
        <w:tc>
          <w:tcPr>
            <w:tcW w:w="900" w:type="dxa"/>
            <w:tcBorders>
              <w:top w:val="nil"/>
              <w:left w:val="nil"/>
              <w:bottom w:val="single" w:sz="4" w:space="0" w:color="000000"/>
              <w:right w:val="single" w:sz="4" w:space="0" w:color="000000"/>
            </w:tcBorders>
            <w:shd w:val="clear" w:color="auto" w:fill="FFFFFF"/>
            <w:vAlign w:val="bottom"/>
          </w:tcPr>
          <w:p w14:paraId="269DB9BF" w14:textId="7122330F" w:rsidR="007B4C88" w:rsidRDefault="0021058D">
            <w:pPr>
              <w:jc w:val="center"/>
              <w:rPr>
                <w:rFonts w:ascii="Calibri" w:eastAsia="Calibri" w:hAnsi="Calibri" w:cs="Calibri"/>
                <w:sz w:val="22"/>
                <w:szCs w:val="22"/>
              </w:rPr>
            </w:pPr>
            <w:r>
              <w:rPr>
                <w:rFonts w:ascii="Calibri" w:eastAsia="Calibri" w:hAnsi="Calibri" w:cs="Calibri"/>
                <w:sz w:val="22"/>
                <w:szCs w:val="22"/>
              </w:rPr>
              <w:t>4</w:t>
            </w:r>
          </w:p>
        </w:tc>
        <w:tc>
          <w:tcPr>
            <w:tcW w:w="4034" w:type="dxa"/>
            <w:tcBorders>
              <w:top w:val="nil"/>
              <w:left w:val="nil"/>
              <w:bottom w:val="single" w:sz="4" w:space="0" w:color="000000"/>
              <w:right w:val="single" w:sz="4" w:space="0" w:color="000000"/>
            </w:tcBorders>
            <w:shd w:val="clear" w:color="auto" w:fill="FFFFFF"/>
            <w:vAlign w:val="bottom"/>
          </w:tcPr>
          <w:p w14:paraId="0BEBADB4" w14:textId="77777777" w:rsidR="007B4C88" w:rsidRDefault="00987E97">
            <w:pPr>
              <w:rPr>
                <w:rFonts w:ascii="Calibri" w:eastAsia="Calibri" w:hAnsi="Calibri" w:cs="Calibri"/>
                <w:sz w:val="22"/>
                <w:szCs w:val="22"/>
              </w:rPr>
            </w:pPr>
            <w:r>
              <w:rPr>
                <w:rFonts w:ascii="Calibri" w:eastAsia="Calibri" w:hAnsi="Calibri" w:cs="Calibri"/>
                <w:sz w:val="22"/>
                <w:szCs w:val="22"/>
              </w:rPr>
              <w:t> </w:t>
            </w:r>
          </w:p>
        </w:tc>
      </w:tr>
      <w:tr w:rsidR="007B4C88" w14:paraId="526A2639" w14:textId="77777777">
        <w:trPr>
          <w:trHeight w:val="260"/>
        </w:trPr>
        <w:tc>
          <w:tcPr>
            <w:tcW w:w="2985" w:type="dxa"/>
            <w:tcBorders>
              <w:top w:val="nil"/>
              <w:left w:val="single" w:sz="4" w:space="0" w:color="000000"/>
              <w:bottom w:val="single" w:sz="4" w:space="0" w:color="000000"/>
              <w:right w:val="single" w:sz="4" w:space="0" w:color="000000"/>
            </w:tcBorders>
            <w:shd w:val="clear" w:color="auto" w:fill="FFFFFF"/>
            <w:vAlign w:val="bottom"/>
          </w:tcPr>
          <w:p w14:paraId="4CDA452E" w14:textId="77777777" w:rsidR="007B4C88" w:rsidRDefault="00987E97">
            <w:pPr>
              <w:rPr>
                <w:rFonts w:ascii="Calibri" w:eastAsia="Calibri" w:hAnsi="Calibri" w:cs="Calibri"/>
                <w:b/>
                <w:sz w:val="22"/>
                <w:szCs w:val="22"/>
              </w:rPr>
            </w:pPr>
            <w:r>
              <w:rPr>
                <w:rFonts w:ascii="Calibri" w:eastAsia="Calibri" w:hAnsi="Calibri" w:cs="Calibri"/>
                <w:b/>
                <w:sz w:val="22"/>
                <w:szCs w:val="22"/>
              </w:rPr>
              <w:t>Product Illustration</w:t>
            </w:r>
          </w:p>
        </w:tc>
        <w:tc>
          <w:tcPr>
            <w:tcW w:w="1260" w:type="dxa"/>
            <w:tcBorders>
              <w:top w:val="nil"/>
              <w:left w:val="nil"/>
              <w:bottom w:val="single" w:sz="4" w:space="0" w:color="000000"/>
              <w:right w:val="single" w:sz="4" w:space="0" w:color="000000"/>
            </w:tcBorders>
            <w:shd w:val="clear" w:color="auto" w:fill="FFFFFF"/>
            <w:vAlign w:val="bottom"/>
          </w:tcPr>
          <w:p w14:paraId="6C9CC176" w14:textId="3B02CD00" w:rsidR="007B4C88" w:rsidRDefault="0021058D">
            <w:pPr>
              <w:jc w:val="center"/>
              <w:rPr>
                <w:rFonts w:ascii="Calibri" w:eastAsia="Calibri" w:hAnsi="Calibri" w:cs="Calibri"/>
                <w:sz w:val="22"/>
                <w:szCs w:val="22"/>
              </w:rPr>
            </w:pPr>
            <w:r>
              <w:rPr>
                <w:rFonts w:ascii="Calibri" w:eastAsia="Calibri" w:hAnsi="Calibri" w:cs="Calibri"/>
                <w:sz w:val="22"/>
                <w:szCs w:val="22"/>
              </w:rPr>
              <w:t>4</w:t>
            </w:r>
          </w:p>
        </w:tc>
        <w:tc>
          <w:tcPr>
            <w:tcW w:w="879" w:type="dxa"/>
            <w:tcBorders>
              <w:top w:val="nil"/>
              <w:left w:val="nil"/>
              <w:bottom w:val="single" w:sz="4" w:space="0" w:color="000000"/>
              <w:right w:val="single" w:sz="4" w:space="0" w:color="000000"/>
            </w:tcBorders>
            <w:shd w:val="clear" w:color="auto" w:fill="FFFFFF"/>
            <w:vAlign w:val="bottom"/>
          </w:tcPr>
          <w:p w14:paraId="54B6BE35" w14:textId="77777777" w:rsidR="007B4C88" w:rsidRDefault="00987E97">
            <w:pPr>
              <w:jc w:val="center"/>
              <w:rPr>
                <w:rFonts w:ascii="Calibri" w:eastAsia="Calibri" w:hAnsi="Calibri" w:cs="Calibri"/>
                <w:sz w:val="22"/>
                <w:szCs w:val="22"/>
              </w:rPr>
            </w:pPr>
            <w:r>
              <w:rPr>
                <w:rFonts w:ascii="Calibri" w:eastAsia="Calibri" w:hAnsi="Calibri" w:cs="Calibri"/>
                <w:sz w:val="22"/>
                <w:szCs w:val="22"/>
              </w:rPr>
              <w:t>x2</w:t>
            </w:r>
          </w:p>
        </w:tc>
        <w:tc>
          <w:tcPr>
            <w:tcW w:w="900" w:type="dxa"/>
            <w:tcBorders>
              <w:top w:val="nil"/>
              <w:left w:val="nil"/>
              <w:bottom w:val="single" w:sz="4" w:space="0" w:color="000000"/>
              <w:right w:val="single" w:sz="4" w:space="0" w:color="000000"/>
            </w:tcBorders>
            <w:shd w:val="clear" w:color="auto" w:fill="FFFFFF"/>
            <w:vAlign w:val="bottom"/>
          </w:tcPr>
          <w:p w14:paraId="01ABD84A" w14:textId="307B302F" w:rsidR="007B4C88" w:rsidRDefault="0021058D">
            <w:pPr>
              <w:jc w:val="center"/>
              <w:rPr>
                <w:rFonts w:ascii="Calibri" w:eastAsia="Calibri" w:hAnsi="Calibri" w:cs="Calibri"/>
                <w:sz w:val="22"/>
                <w:szCs w:val="22"/>
              </w:rPr>
            </w:pPr>
            <w:r>
              <w:rPr>
                <w:rFonts w:ascii="Calibri" w:eastAsia="Calibri" w:hAnsi="Calibri" w:cs="Calibri"/>
                <w:sz w:val="22"/>
                <w:szCs w:val="22"/>
              </w:rPr>
              <w:t>8</w:t>
            </w:r>
          </w:p>
        </w:tc>
        <w:tc>
          <w:tcPr>
            <w:tcW w:w="4034" w:type="dxa"/>
            <w:tcBorders>
              <w:top w:val="nil"/>
              <w:left w:val="nil"/>
              <w:bottom w:val="single" w:sz="4" w:space="0" w:color="000000"/>
              <w:right w:val="single" w:sz="4" w:space="0" w:color="000000"/>
            </w:tcBorders>
            <w:shd w:val="clear" w:color="auto" w:fill="FFFFFF"/>
            <w:vAlign w:val="bottom"/>
          </w:tcPr>
          <w:p w14:paraId="38954AFA" w14:textId="77777777" w:rsidR="007B4C88" w:rsidRDefault="00987E97">
            <w:pPr>
              <w:rPr>
                <w:rFonts w:ascii="Calibri" w:eastAsia="Calibri" w:hAnsi="Calibri" w:cs="Calibri"/>
                <w:sz w:val="22"/>
                <w:szCs w:val="22"/>
              </w:rPr>
            </w:pPr>
            <w:r>
              <w:rPr>
                <w:rFonts w:ascii="Calibri" w:eastAsia="Calibri" w:hAnsi="Calibri" w:cs="Calibri"/>
                <w:sz w:val="22"/>
                <w:szCs w:val="22"/>
              </w:rPr>
              <w:t> </w:t>
            </w:r>
          </w:p>
        </w:tc>
      </w:tr>
      <w:tr w:rsidR="007B4C88" w14:paraId="0255ED64" w14:textId="77777777">
        <w:trPr>
          <w:trHeight w:val="260"/>
        </w:trPr>
        <w:tc>
          <w:tcPr>
            <w:tcW w:w="2985" w:type="dxa"/>
            <w:tcBorders>
              <w:top w:val="nil"/>
              <w:left w:val="single" w:sz="4" w:space="0" w:color="000000"/>
              <w:bottom w:val="single" w:sz="4" w:space="0" w:color="000000"/>
              <w:right w:val="single" w:sz="4" w:space="0" w:color="000000"/>
            </w:tcBorders>
            <w:shd w:val="clear" w:color="auto" w:fill="FFFFFF"/>
            <w:vAlign w:val="bottom"/>
          </w:tcPr>
          <w:p w14:paraId="4D493B89" w14:textId="77777777" w:rsidR="007B4C88" w:rsidRDefault="00987E97">
            <w:pPr>
              <w:rPr>
                <w:rFonts w:ascii="Calibri" w:eastAsia="Calibri" w:hAnsi="Calibri" w:cs="Calibri"/>
                <w:b/>
                <w:sz w:val="22"/>
                <w:szCs w:val="22"/>
              </w:rPr>
            </w:pPr>
            <w:r>
              <w:rPr>
                <w:rFonts w:ascii="Calibri" w:eastAsia="Calibri" w:hAnsi="Calibri" w:cs="Calibri"/>
                <w:b/>
                <w:sz w:val="22"/>
                <w:szCs w:val="22"/>
              </w:rPr>
              <w:t>Setup Instructions</w:t>
            </w:r>
          </w:p>
        </w:tc>
        <w:tc>
          <w:tcPr>
            <w:tcW w:w="1260" w:type="dxa"/>
            <w:tcBorders>
              <w:top w:val="nil"/>
              <w:left w:val="nil"/>
              <w:bottom w:val="single" w:sz="4" w:space="0" w:color="000000"/>
              <w:right w:val="single" w:sz="4" w:space="0" w:color="000000"/>
            </w:tcBorders>
            <w:shd w:val="clear" w:color="auto" w:fill="FFFFFF"/>
            <w:vAlign w:val="bottom"/>
          </w:tcPr>
          <w:p w14:paraId="0D7DE704" w14:textId="13070EF5" w:rsidR="007B4C88" w:rsidRDefault="0021058D">
            <w:pPr>
              <w:jc w:val="center"/>
              <w:rPr>
                <w:rFonts w:ascii="Calibri" w:eastAsia="Calibri" w:hAnsi="Calibri" w:cs="Calibri"/>
                <w:sz w:val="22"/>
                <w:szCs w:val="22"/>
              </w:rPr>
            </w:pPr>
            <w:r>
              <w:rPr>
                <w:rFonts w:ascii="Calibri" w:eastAsia="Calibri" w:hAnsi="Calibri" w:cs="Calibri"/>
                <w:sz w:val="22"/>
                <w:szCs w:val="22"/>
              </w:rPr>
              <w:t>5</w:t>
            </w:r>
          </w:p>
        </w:tc>
        <w:tc>
          <w:tcPr>
            <w:tcW w:w="879" w:type="dxa"/>
            <w:tcBorders>
              <w:top w:val="nil"/>
              <w:left w:val="nil"/>
              <w:bottom w:val="single" w:sz="4" w:space="0" w:color="000000"/>
              <w:right w:val="single" w:sz="4" w:space="0" w:color="000000"/>
            </w:tcBorders>
            <w:shd w:val="clear" w:color="auto" w:fill="FFFFFF"/>
            <w:vAlign w:val="bottom"/>
          </w:tcPr>
          <w:p w14:paraId="32143BAD" w14:textId="77777777" w:rsidR="007B4C88" w:rsidRDefault="00987E97">
            <w:pPr>
              <w:jc w:val="center"/>
              <w:rPr>
                <w:rFonts w:ascii="Calibri" w:eastAsia="Calibri" w:hAnsi="Calibri" w:cs="Calibri"/>
                <w:sz w:val="22"/>
                <w:szCs w:val="22"/>
              </w:rPr>
            </w:pPr>
            <w:r>
              <w:rPr>
                <w:rFonts w:ascii="Calibri" w:eastAsia="Calibri" w:hAnsi="Calibri" w:cs="Calibri"/>
                <w:sz w:val="22"/>
                <w:szCs w:val="22"/>
              </w:rPr>
              <w:t>x3</w:t>
            </w:r>
          </w:p>
        </w:tc>
        <w:tc>
          <w:tcPr>
            <w:tcW w:w="900" w:type="dxa"/>
            <w:tcBorders>
              <w:top w:val="nil"/>
              <w:left w:val="nil"/>
              <w:bottom w:val="single" w:sz="4" w:space="0" w:color="000000"/>
              <w:right w:val="single" w:sz="4" w:space="0" w:color="000000"/>
            </w:tcBorders>
            <w:shd w:val="clear" w:color="auto" w:fill="FFFFFF"/>
            <w:vAlign w:val="bottom"/>
          </w:tcPr>
          <w:p w14:paraId="4D4230AA" w14:textId="096ADB22" w:rsidR="007B4C88" w:rsidRDefault="0021058D">
            <w:pPr>
              <w:jc w:val="center"/>
              <w:rPr>
                <w:rFonts w:ascii="Calibri" w:eastAsia="Calibri" w:hAnsi="Calibri" w:cs="Calibri"/>
                <w:sz w:val="22"/>
                <w:szCs w:val="22"/>
              </w:rPr>
            </w:pPr>
            <w:r>
              <w:rPr>
                <w:rFonts w:ascii="Calibri" w:eastAsia="Calibri" w:hAnsi="Calibri" w:cs="Calibri"/>
                <w:sz w:val="22"/>
                <w:szCs w:val="22"/>
              </w:rPr>
              <w:t>15</w:t>
            </w:r>
          </w:p>
        </w:tc>
        <w:tc>
          <w:tcPr>
            <w:tcW w:w="4034" w:type="dxa"/>
            <w:tcBorders>
              <w:top w:val="nil"/>
              <w:left w:val="nil"/>
              <w:bottom w:val="single" w:sz="4" w:space="0" w:color="000000"/>
              <w:right w:val="single" w:sz="4" w:space="0" w:color="000000"/>
            </w:tcBorders>
            <w:shd w:val="clear" w:color="auto" w:fill="FFFFFF"/>
            <w:vAlign w:val="bottom"/>
          </w:tcPr>
          <w:p w14:paraId="7F51DB45" w14:textId="77777777" w:rsidR="007B4C88" w:rsidRDefault="00987E97">
            <w:pPr>
              <w:rPr>
                <w:rFonts w:ascii="Calibri" w:eastAsia="Calibri" w:hAnsi="Calibri" w:cs="Calibri"/>
                <w:sz w:val="22"/>
                <w:szCs w:val="22"/>
              </w:rPr>
            </w:pPr>
            <w:r>
              <w:rPr>
                <w:rFonts w:ascii="Calibri" w:eastAsia="Calibri" w:hAnsi="Calibri" w:cs="Calibri"/>
                <w:sz w:val="22"/>
                <w:szCs w:val="22"/>
              </w:rPr>
              <w:t> </w:t>
            </w:r>
          </w:p>
        </w:tc>
      </w:tr>
      <w:tr w:rsidR="007B4C88" w14:paraId="012B97E0" w14:textId="77777777">
        <w:trPr>
          <w:trHeight w:val="260"/>
        </w:trPr>
        <w:tc>
          <w:tcPr>
            <w:tcW w:w="2985" w:type="dxa"/>
            <w:tcBorders>
              <w:top w:val="nil"/>
              <w:left w:val="single" w:sz="4" w:space="0" w:color="000000"/>
              <w:bottom w:val="single" w:sz="4" w:space="0" w:color="000000"/>
              <w:right w:val="single" w:sz="4" w:space="0" w:color="000000"/>
            </w:tcBorders>
            <w:shd w:val="clear" w:color="auto" w:fill="FFFFFF"/>
            <w:vAlign w:val="bottom"/>
          </w:tcPr>
          <w:p w14:paraId="3580CA9A" w14:textId="77777777" w:rsidR="007B4C88" w:rsidRDefault="00987E97">
            <w:pPr>
              <w:rPr>
                <w:rFonts w:ascii="Calibri" w:eastAsia="Calibri" w:hAnsi="Calibri" w:cs="Calibri"/>
                <w:b/>
                <w:sz w:val="22"/>
                <w:szCs w:val="22"/>
              </w:rPr>
            </w:pPr>
            <w:r>
              <w:rPr>
                <w:rFonts w:ascii="Calibri" w:eastAsia="Calibri" w:hAnsi="Calibri" w:cs="Calibri"/>
                <w:b/>
                <w:sz w:val="22"/>
                <w:szCs w:val="22"/>
              </w:rPr>
              <w:t>Usage Instructions</w:t>
            </w:r>
          </w:p>
        </w:tc>
        <w:tc>
          <w:tcPr>
            <w:tcW w:w="1260" w:type="dxa"/>
            <w:tcBorders>
              <w:top w:val="nil"/>
              <w:left w:val="nil"/>
              <w:bottom w:val="single" w:sz="4" w:space="0" w:color="000000"/>
              <w:right w:val="single" w:sz="4" w:space="0" w:color="000000"/>
            </w:tcBorders>
            <w:shd w:val="clear" w:color="auto" w:fill="FFFFFF"/>
            <w:vAlign w:val="bottom"/>
          </w:tcPr>
          <w:p w14:paraId="28E95568" w14:textId="6BA27372" w:rsidR="007B4C88" w:rsidRDefault="00D7221E">
            <w:pPr>
              <w:jc w:val="center"/>
              <w:rPr>
                <w:rFonts w:ascii="Calibri" w:eastAsia="Calibri" w:hAnsi="Calibri" w:cs="Calibri"/>
                <w:sz w:val="22"/>
                <w:szCs w:val="22"/>
              </w:rPr>
            </w:pPr>
            <w:r>
              <w:rPr>
                <w:rFonts w:ascii="Calibri" w:eastAsia="Calibri" w:hAnsi="Calibri" w:cs="Calibri"/>
                <w:sz w:val="22"/>
                <w:szCs w:val="22"/>
              </w:rPr>
              <w:t>5</w:t>
            </w:r>
          </w:p>
        </w:tc>
        <w:tc>
          <w:tcPr>
            <w:tcW w:w="879" w:type="dxa"/>
            <w:tcBorders>
              <w:top w:val="nil"/>
              <w:left w:val="nil"/>
              <w:bottom w:val="single" w:sz="4" w:space="0" w:color="000000"/>
              <w:right w:val="single" w:sz="4" w:space="0" w:color="000000"/>
            </w:tcBorders>
            <w:shd w:val="clear" w:color="auto" w:fill="FFFFFF"/>
            <w:vAlign w:val="bottom"/>
          </w:tcPr>
          <w:p w14:paraId="1A7E50FF" w14:textId="77777777" w:rsidR="007B4C88" w:rsidRDefault="00987E97">
            <w:pPr>
              <w:jc w:val="center"/>
              <w:rPr>
                <w:rFonts w:ascii="Calibri" w:eastAsia="Calibri" w:hAnsi="Calibri" w:cs="Calibri"/>
                <w:sz w:val="22"/>
                <w:szCs w:val="22"/>
              </w:rPr>
            </w:pPr>
            <w:r>
              <w:rPr>
                <w:rFonts w:ascii="Calibri" w:eastAsia="Calibri" w:hAnsi="Calibri" w:cs="Calibri"/>
                <w:sz w:val="22"/>
                <w:szCs w:val="22"/>
              </w:rPr>
              <w:t>x3</w:t>
            </w:r>
          </w:p>
        </w:tc>
        <w:tc>
          <w:tcPr>
            <w:tcW w:w="900" w:type="dxa"/>
            <w:tcBorders>
              <w:top w:val="nil"/>
              <w:left w:val="nil"/>
              <w:bottom w:val="single" w:sz="4" w:space="0" w:color="000000"/>
              <w:right w:val="single" w:sz="4" w:space="0" w:color="000000"/>
            </w:tcBorders>
            <w:shd w:val="clear" w:color="auto" w:fill="FFFFFF"/>
            <w:vAlign w:val="bottom"/>
          </w:tcPr>
          <w:p w14:paraId="7AF614C9" w14:textId="5BCA6C45" w:rsidR="007B4C88" w:rsidRDefault="0021058D">
            <w:pPr>
              <w:jc w:val="center"/>
              <w:rPr>
                <w:rFonts w:ascii="Calibri" w:eastAsia="Calibri" w:hAnsi="Calibri" w:cs="Calibri"/>
                <w:sz w:val="22"/>
                <w:szCs w:val="22"/>
              </w:rPr>
            </w:pPr>
            <w:r>
              <w:rPr>
                <w:rFonts w:ascii="Calibri" w:eastAsia="Calibri" w:hAnsi="Calibri" w:cs="Calibri"/>
                <w:sz w:val="22"/>
                <w:szCs w:val="22"/>
              </w:rPr>
              <w:t>15</w:t>
            </w:r>
          </w:p>
        </w:tc>
        <w:tc>
          <w:tcPr>
            <w:tcW w:w="4034" w:type="dxa"/>
            <w:tcBorders>
              <w:top w:val="nil"/>
              <w:left w:val="nil"/>
              <w:bottom w:val="single" w:sz="4" w:space="0" w:color="000000"/>
              <w:right w:val="single" w:sz="4" w:space="0" w:color="000000"/>
            </w:tcBorders>
            <w:shd w:val="clear" w:color="auto" w:fill="FFFFFF"/>
            <w:vAlign w:val="bottom"/>
          </w:tcPr>
          <w:p w14:paraId="4D884E2B" w14:textId="77777777" w:rsidR="007B4C88" w:rsidRDefault="00987E97">
            <w:pPr>
              <w:rPr>
                <w:rFonts w:ascii="Calibri" w:eastAsia="Calibri" w:hAnsi="Calibri" w:cs="Calibri"/>
                <w:sz w:val="22"/>
                <w:szCs w:val="22"/>
              </w:rPr>
            </w:pPr>
            <w:r>
              <w:rPr>
                <w:rFonts w:ascii="Calibri" w:eastAsia="Calibri" w:hAnsi="Calibri" w:cs="Calibri"/>
                <w:sz w:val="22"/>
                <w:szCs w:val="22"/>
              </w:rPr>
              <w:t> </w:t>
            </w:r>
          </w:p>
        </w:tc>
      </w:tr>
      <w:tr w:rsidR="007B4C88" w14:paraId="180343C2" w14:textId="77777777">
        <w:trPr>
          <w:trHeight w:val="260"/>
        </w:trPr>
        <w:tc>
          <w:tcPr>
            <w:tcW w:w="2985" w:type="dxa"/>
            <w:tcBorders>
              <w:top w:val="nil"/>
              <w:left w:val="single" w:sz="4" w:space="0" w:color="000000"/>
              <w:bottom w:val="single" w:sz="4" w:space="0" w:color="000000"/>
              <w:right w:val="single" w:sz="4" w:space="0" w:color="000000"/>
            </w:tcBorders>
            <w:shd w:val="clear" w:color="auto" w:fill="FFFFFF"/>
            <w:vAlign w:val="bottom"/>
          </w:tcPr>
          <w:p w14:paraId="006E0E19" w14:textId="77777777" w:rsidR="007B4C88" w:rsidRDefault="00987E97">
            <w:pPr>
              <w:rPr>
                <w:rFonts w:ascii="Calibri" w:eastAsia="Calibri" w:hAnsi="Calibri" w:cs="Calibri"/>
                <w:b/>
                <w:sz w:val="22"/>
                <w:szCs w:val="22"/>
              </w:rPr>
            </w:pPr>
            <w:r>
              <w:rPr>
                <w:rFonts w:ascii="Calibri" w:eastAsia="Calibri" w:hAnsi="Calibri" w:cs="Calibri"/>
                <w:b/>
                <w:sz w:val="22"/>
                <w:szCs w:val="22"/>
              </w:rPr>
              <w:t>Troubleshooting Instructions</w:t>
            </w:r>
          </w:p>
        </w:tc>
        <w:tc>
          <w:tcPr>
            <w:tcW w:w="1260" w:type="dxa"/>
            <w:tcBorders>
              <w:top w:val="nil"/>
              <w:left w:val="nil"/>
              <w:bottom w:val="single" w:sz="4" w:space="0" w:color="000000"/>
              <w:right w:val="single" w:sz="4" w:space="0" w:color="000000"/>
            </w:tcBorders>
            <w:shd w:val="clear" w:color="auto" w:fill="FFFFFF"/>
            <w:vAlign w:val="bottom"/>
          </w:tcPr>
          <w:p w14:paraId="191F7E85" w14:textId="07217C74" w:rsidR="007B4C88" w:rsidRDefault="00D7221E">
            <w:pPr>
              <w:jc w:val="center"/>
              <w:rPr>
                <w:rFonts w:ascii="Calibri" w:eastAsia="Calibri" w:hAnsi="Calibri" w:cs="Calibri"/>
                <w:sz w:val="22"/>
                <w:szCs w:val="22"/>
              </w:rPr>
            </w:pPr>
            <w:r>
              <w:rPr>
                <w:rFonts w:ascii="Calibri" w:eastAsia="Calibri" w:hAnsi="Calibri" w:cs="Calibri"/>
                <w:sz w:val="22"/>
                <w:szCs w:val="22"/>
              </w:rPr>
              <w:t>5</w:t>
            </w:r>
          </w:p>
        </w:tc>
        <w:tc>
          <w:tcPr>
            <w:tcW w:w="879" w:type="dxa"/>
            <w:tcBorders>
              <w:top w:val="nil"/>
              <w:left w:val="nil"/>
              <w:bottom w:val="single" w:sz="4" w:space="0" w:color="000000"/>
              <w:right w:val="single" w:sz="4" w:space="0" w:color="000000"/>
            </w:tcBorders>
            <w:shd w:val="clear" w:color="auto" w:fill="FFFFFF"/>
            <w:vAlign w:val="bottom"/>
          </w:tcPr>
          <w:p w14:paraId="68458473" w14:textId="77777777" w:rsidR="007B4C88" w:rsidRDefault="00987E97">
            <w:pPr>
              <w:jc w:val="center"/>
              <w:rPr>
                <w:rFonts w:ascii="Calibri" w:eastAsia="Calibri" w:hAnsi="Calibri" w:cs="Calibri"/>
                <w:sz w:val="22"/>
                <w:szCs w:val="22"/>
              </w:rPr>
            </w:pPr>
            <w:r>
              <w:rPr>
                <w:rFonts w:ascii="Calibri" w:eastAsia="Calibri" w:hAnsi="Calibri" w:cs="Calibri"/>
                <w:sz w:val="22"/>
                <w:szCs w:val="22"/>
              </w:rPr>
              <w:t>x3</w:t>
            </w:r>
          </w:p>
        </w:tc>
        <w:tc>
          <w:tcPr>
            <w:tcW w:w="900" w:type="dxa"/>
            <w:tcBorders>
              <w:top w:val="nil"/>
              <w:left w:val="nil"/>
              <w:bottom w:val="single" w:sz="4" w:space="0" w:color="000000"/>
              <w:right w:val="single" w:sz="4" w:space="0" w:color="000000"/>
            </w:tcBorders>
            <w:shd w:val="clear" w:color="auto" w:fill="FFFFFF"/>
            <w:vAlign w:val="bottom"/>
          </w:tcPr>
          <w:p w14:paraId="4DF70FF3" w14:textId="07E02A66" w:rsidR="007B4C88" w:rsidRDefault="0021058D">
            <w:pPr>
              <w:jc w:val="center"/>
              <w:rPr>
                <w:rFonts w:ascii="Calibri" w:eastAsia="Calibri" w:hAnsi="Calibri" w:cs="Calibri"/>
                <w:sz w:val="22"/>
                <w:szCs w:val="22"/>
              </w:rPr>
            </w:pPr>
            <w:r>
              <w:rPr>
                <w:rFonts w:ascii="Calibri" w:eastAsia="Calibri" w:hAnsi="Calibri" w:cs="Calibri"/>
                <w:sz w:val="22"/>
                <w:szCs w:val="22"/>
              </w:rPr>
              <w:t>15</w:t>
            </w:r>
          </w:p>
        </w:tc>
        <w:tc>
          <w:tcPr>
            <w:tcW w:w="4034" w:type="dxa"/>
            <w:tcBorders>
              <w:top w:val="nil"/>
              <w:left w:val="nil"/>
              <w:bottom w:val="single" w:sz="4" w:space="0" w:color="000000"/>
              <w:right w:val="single" w:sz="4" w:space="0" w:color="000000"/>
            </w:tcBorders>
            <w:shd w:val="clear" w:color="auto" w:fill="FFFFFF"/>
            <w:vAlign w:val="bottom"/>
          </w:tcPr>
          <w:p w14:paraId="1A2BA91B" w14:textId="77777777" w:rsidR="007B4C88" w:rsidRDefault="00987E97">
            <w:pPr>
              <w:rPr>
                <w:rFonts w:ascii="Calibri" w:eastAsia="Calibri" w:hAnsi="Calibri" w:cs="Calibri"/>
                <w:sz w:val="22"/>
                <w:szCs w:val="22"/>
              </w:rPr>
            </w:pPr>
            <w:r>
              <w:rPr>
                <w:rFonts w:ascii="Calibri" w:eastAsia="Calibri" w:hAnsi="Calibri" w:cs="Calibri"/>
                <w:sz w:val="22"/>
                <w:szCs w:val="22"/>
              </w:rPr>
              <w:t> </w:t>
            </w:r>
          </w:p>
        </w:tc>
      </w:tr>
      <w:tr w:rsidR="007B4C88" w14:paraId="6D12A944" w14:textId="77777777">
        <w:trPr>
          <w:trHeight w:val="260"/>
        </w:trPr>
        <w:tc>
          <w:tcPr>
            <w:tcW w:w="10058"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504B1FE0" w14:textId="77777777" w:rsidR="007B4C88" w:rsidRDefault="00987E97">
            <w:pPr>
              <w:rPr>
                <w:rFonts w:ascii="Calibri" w:eastAsia="Calibri" w:hAnsi="Calibri" w:cs="Calibri"/>
                <w:b/>
                <w:sz w:val="22"/>
                <w:szCs w:val="22"/>
              </w:rPr>
            </w:pPr>
            <w:r>
              <w:rPr>
                <w:rFonts w:ascii="Calibri" w:eastAsia="Calibri" w:hAnsi="Calibri" w:cs="Calibri"/>
                <w:b/>
                <w:sz w:val="22"/>
                <w:szCs w:val="22"/>
              </w:rPr>
              <w:t>Writing-Specific Items</w:t>
            </w:r>
          </w:p>
        </w:tc>
      </w:tr>
      <w:tr w:rsidR="007B4C88" w14:paraId="1EB881A1" w14:textId="77777777">
        <w:trPr>
          <w:trHeight w:val="260"/>
        </w:trPr>
        <w:tc>
          <w:tcPr>
            <w:tcW w:w="2985" w:type="dxa"/>
            <w:tcBorders>
              <w:top w:val="nil"/>
              <w:left w:val="single" w:sz="4" w:space="0" w:color="000000"/>
              <w:bottom w:val="single" w:sz="4" w:space="0" w:color="000000"/>
              <w:right w:val="single" w:sz="4" w:space="0" w:color="000000"/>
            </w:tcBorders>
            <w:shd w:val="clear" w:color="auto" w:fill="FFFFFF"/>
            <w:vAlign w:val="bottom"/>
          </w:tcPr>
          <w:p w14:paraId="7FF48E2F" w14:textId="77777777" w:rsidR="007B4C88" w:rsidRDefault="00987E97">
            <w:pPr>
              <w:rPr>
                <w:rFonts w:ascii="Calibri" w:eastAsia="Calibri" w:hAnsi="Calibri" w:cs="Calibri"/>
                <w:b/>
                <w:sz w:val="22"/>
                <w:szCs w:val="22"/>
              </w:rPr>
            </w:pPr>
            <w:r>
              <w:rPr>
                <w:rFonts w:ascii="Calibri" w:eastAsia="Calibri" w:hAnsi="Calibri" w:cs="Calibri"/>
                <w:b/>
                <w:sz w:val="22"/>
                <w:szCs w:val="22"/>
              </w:rPr>
              <w:t>Spelling and Grammar</w:t>
            </w:r>
          </w:p>
        </w:tc>
        <w:tc>
          <w:tcPr>
            <w:tcW w:w="1260" w:type="dxa"/>
            <w:tcBorders>
              <w:top w:val="nil"/>
              <w:left w:val="nil"/>
              <w:bottom w:val="single" w:sz="4" w:space="0" w:color="000000"/>
              <w:right w:val="single" w:sz="4" w:space="0" w:color="000000"/>
            </w:tcBorders>
            <w:shd w:val="clear" w:color="auto" w:fill="FFFFFF"/>
            <w:vAlign w:val="bottom"/>
          </w:tcPr>
          <w:p w14:paraId="63FFA446" w14:textId="3B8CD79B" w:rsidR="007B4C88" w:rsidRDefault="00D7221E">
            <w:pPr>
              <w:jc w:val="center"/>
              <w:rPr>
                <w:rFonts w:ascii="Calibri" w:eastAsia="Calibri" w:hAnsi="Calibri" w:cs="Calibri"/>
                <w:sz w:val="22"/>
                <w:szCs w:val="22"/>
              </w:rPr>
            </w:pPr>
            <w:r>
              <w:rPr>
                <w:rFonts w:ascii="Calibri" w:eastAsia="Calibri" w:hAnsi="Calibri" w:cs="Calibri"/>
                <w:sz w:val="22"/>
                <w:szCs w:val="22"/>
              </w:rPr>
              <w:t>4</w:t>
            </w:r>
          </w:p>
        </w:tc>
        <w:tc>
          <w:tcPr>
            <w:tcW w:w="879" w:type="dxa"/>
            <w:tcBorders>
              <w:top w:val="nil"/>
              <w:left w:val="nil"/>
              <w:bottom w:val="single" w:sz="4" w:space="0" w:color="000000"/>
              <w:right w:val="single" w:sz="4" w:space="0" w:color="000000"/>
            </w:tcBorders>
            <w:shd w:val="clear" w:color="auto" w:fill="FFFFFF"/>
            <w:vAlign w:val="bottom"/>
          </w:tcPr>
          <w:p w14:paraId="614DED5D" w14:textId="77777777" w:rsidR="007B4C88" w:rsidRDefault="00987E97">
            <w:pPr>
              <w:jc w:val="center"/>
              <w:rPr>
                <w:rFonts w:ascii="Calibri" w:eastAsia="Calibri" w:hAnsi="Calibri" w:cs="Calibri"/>
                <w:sz w:val="22"/>
                <w:szCs w:val="22"/>
              </w:rPr>
            </w:pPr>
            <w:r>
              <w:rPr>
                <w:rFonts w:ascii="Calibri" w:eastAsia="Calibri" w:hAnsi="Calibri" w:cs="Calibri"/>
                <w:sz w:val="22"/>
                <w:szCs w:val="22"/>
              </w:rPr>
              <w:t>x2</w:t>
            </w:r>
          </w:p>
        </w:tc>
        <w:tc>
          <w:tcPr>
            <w:tcW w:w="900" w:type="dxa"/>
            <w:tcBorders>
              <w:top w:val="nil"/>
              <w:left w:val="nil"/>
              <w:bottom w:val="single" w:sz="4" w:space="0" w:color="000000"/>
              <w:right w:val="single" w:sz="4" w:space="0" w:color="000000"/>
            </w:tcBorders>
            <w:shd w:val="clear" w:color="auto" w:fill="FFFFFF"/>
            <w:vAlign w:val="bottom"/>
          </w:tcPr>
          <w:p w14:paraId="0598041F" w14:textId="2DE3157E" w:rsidR="007B4C88" w:rsidRDefault="0021058D">
            <w:pPr>
              <w:jc w:val="center"/>
              <w:rPr>
                <w:rFonts w:ascii="Calibri" w:eastAsia="Calibri" w:hAnsi="Calibri" w:cs="Calibri"/>
                <w:sz w:val="22"/>
                <w:szCs w:val="22"/>
              </w:rPr>
            </w:pPr>
            <w:r>
              <w:rPr>
                <w:rFonts w:ascii="Calibri" w:eastAsia="Calibri" w:hAnsi="Calibri" w:cs="Calibri"/>
                <w:sz w:val="22"/>
                <w:szCs w:val="22"/>
              </w:rPr>
              <w:t>8</w:t>
            </w:r>
          </w:p>
        </w:tc>
        <w:tc>
          <w:tcPr>
            <w:tcW w:w="4034" w:type="dxa"/>
            <w:tcBorders>
              <w:top w:val="nil"/>
              <w:left w:val="nil"/>
              <w:bottom w:val="single" w:sz="4" w:space="0" w:color="000000"/>
              <w:right w:val="single" w:sz="4" w:space="0" w:color="000000"/>
            </w:tcBorders>
            <w:shd w:val="clear" w:color="auto" w:fill="FFFFFF"/>
            <w:vAlign w:val="bottom"/>
          </w:tcPr>
          <w:p w14:paraId="33E2CBFD" w14:textId="77777777" w:rsidR="007B4C88" w:rsidRDefault="00987E97">
            <w:pPr>
              <w:rPr>
                <w:rFonts w:ascii="Calibri" w:eastAsia="Calibri" w:hAnsi="Calibri" w:cs="Calibri"/>
                <w:sz w:val="22"/>
                <w:szCs w:val="22"/>
              </w:rPr>
            </w:pPr>
            <w:r>
              <w:rPr>
                <w:rFonts w:ascii="Calibri" w:eastAsia="Calibri" w:hAnsi="Calibri" w:cs="Calibri"/>
                <w:sz w:val="22"/>
                <w:szCs w:val="22"/>
              </w:rPr>
              <w:t> </w:t>
            </w:r>
          </w:p>
        </w:tc>
      </w:tr>
      <w:tr w:rsidR="007B4C88" w14:paraId="4D9C8AAE" w14:textId="77777777">
        <w:trPr>
          <w:trHeight w:val="260"/>
        </w:trPr>
        <w:tc>
          <w:tcPr>
            <w:tcW w:w="2985" w:type="dxa"/>
            <w:tcBorders>
              <w:top w:val="nil"/>
              <w:left w:val="single" w:sz="4" w:space="0" w:color="000000"/>
              <w:bottom w:val="single" w:sz="4" w:space="0" w:color="000000"/>
              <w:right w:val="single" w:sz="4" w:space="0" w:color="000000"/>
            </w:tcBorders>
            <w:shd w:val="clear" w:color="auto" w:fill="FFFFFF"/>
            <w:vAlign w:val="bottom"/>
          </w:tcPr>
          <w:p w14:paraId="2751B35D" w14:textId="77777777" w:rsidR="007B4C88" w:rsidRDefault="00987E97">
            <w:pPr>
              <w:rPr>
                <w:rFonts w:ascii="Calibri" w:eastAsia="Calibri" w:hAnsi="Calibri" w:cs="Calibri"/>
                <w:b/>
                <w:sz w:val="22"/>
                <w:szCs w:val="22"/>
              </w:rPr>
            </w:pPr>
            <w:r>
              <w:rPr>
                <w:rFonts w:ascii="Calibri" w:eastAsia="Calibri" w:hAnsi="Calibri" w:cs="Calibri"/>
                <w:b/>
                <w:sz w:val="22"/>
                <w:szCs w:val="22"/>
              </w:rPr>
              <w:t>Formatting and Citations</w:t>
            </w:r>
          </w:p>
        </w:tc>
        <w:tc>
          <w:tcPr>
            <w:tcW w:w="1260" w:type="dxa"/>
            <w:tcBorders>
              <w:top w:val="nil"/>
              <w:left w:val="nil"/>
              <w:bottom w:val="single" w:sz="4" w:space="0" w:color="000000"/>
              <w:right w:val="single" w:sz="4" w:space="0" w:color="000000"/>
            </w:tcBorders>
            <w:shd w:val="clear" w:color="auto" w:fill="FFFFFF"/>
            <w:vAlign w:val="bottom"/>
          </w:tcPr>
          <w:p w14:paraId="045AC145" w14:textId="1796A728" w:rsidR="007B4C88" w:rsidRDefault="0021058D">
            <w:pPr>
              <w:jc w:val="center"/>
              <w:rPr>
                <w:rFonts w:ascii="Calibri" w:eastAsia="Calibri" w:hAnsi="Calibri" w:cs="Calibri"/>
                <w:sz w:val="22"/>
                <w:szCs w:val="22"/>
              </w:rPr>
            </w:pPr>
            <w:r>
              <w:rPr>
                <w:rFonts w:ascii="Calibri" w:eastAsia="Calibri" w:hAnsi="Calibri" w:cs="Calibri"/>
                <w:sz w:val="22"/>
                <w:szCs w:val="22"/>
              </w:rPr>
              <w:t>5</w:t>
            </w:r>
          </w:p>
        </w:tc>
        <w:tc>
          <w:tcPr>
            <w:tcW w:w="879" w:type="dxa"/>
            <w:tcBorders>
              <w:top w:val="nil"/>
              <w:left w:val="nil"/>
              <w:bottom w:val="single" w:sz="4" w:space="0" w:color="000000"/>
              <w:right w:val="single" w:sz="4" w:space="0" w:color="000000"/>
            </w:tcBorders>
            <w:shd w:val="clear" w:color="auto" w:fill="FFFFFF"/>
            <w:vAlign w:val="bottom"/>
          </w:tcPr>
          <w:p w14:paraId="28B5164F" w14:textId="77777777" w:rsidR="007B4C88" w:rsidRDefault="00987E97">
            <w:pPr>
              <w:jc w:val="center"/>
              <w:rPr>
                <w:rFonts w:ascii="Calibri" w:eastAsia="Calibri" w:hAnsi="Calibri" w:cs="Calibri"/>
                <w:sz w:val="22"/>
                <w:szCs w:val="22"/>
              </w:rPr>
            </w:pPr>
            <w:r>
              <w:rPr>
                <w:rFonts w:ascii="Calibri" w:eastAsia="Calibri" w:hAnsi="Calibri" w:cs="Calibri"/>
                <w:sz w:val="22"/>
                <w:szCs w:val="22"/>
              </w:rPr>
              <w:t>x1</w:t>
            </w:r>
          </w:p>
        </w:tc>
        <w:tc>
          <w:tcPr>
            <w:tcW w:w="900" w:type="dxa"/>
            <w:tcBorders>
              <w:top w:val="nil"/>
              <w:left w:val="nil"/>
              <w:bottom w:val="single" w:sz="4" w:space="0" w:color="000000"/>
              <w:right w:val="single" w:sz="4" w:space="0" w:color="000000"/>
            </w:tcBorders>
            <w:shd w:val="clear" w:color="auto" w:fill="FFFFFF"/>
            <w:vAlign w:val="bottom"/>
          </w:tcPr>
          <w:p w14:paraId="4625AEEA" w14:textId="5D86D719" w:rsidR="007B4C88" w:rsidRDefault="0021058D">
            <w:pPr>
              <w:jc w:val="center"/>
              <w:rPr>
                <w:rFonts w:ascii="Calibri" w:eastAsia="Calibri" w:hAnsi="Calibri" w:cs="Calibri"/>
                <w:sz w:val="22"/>
                <w:szCs w:val="22"/>
              </w:rPr>
            </w:pPr>
            <w:r>
              <w:rPr>
                <w:rFonts w:ascii="Calibri" w:eastAsia="Calibri" w:hAnsi="Calibri" w:cs="Calibri"/>
                <w:sz w:val="22"/>
                <w:szCs w:val="22"/>
              </w:rPr>
              <w:t>5</w:t>
            </w:r>
          </w:p>
        </w:tc>
        <w:tc>
          <w:tcPr>
            <w:tcW w:w="4034" w:type="dxa"/>
            <w:tcBorders>
              <w:top w:val="nil"/>
              <w:left w:val="nil"/>
              <w:bottom w:val="single" w:sz="4" w:space="0" w:color="000000"/>
              <w:right w:val="single" w:sz="4" w:space="0" w:color="000000"/>
            </w:tcBorders>
            <w:shd w:val="clear" w:color="auto" w:fill="FFFFFF"/>
            <w:vAlign w:val="bottom"/>
          </w:tcPr>
          <w:p w14:paraId="2EB41529" w14:textId="77777777" w:rsidR="007B4C88" w:rsidRDefault="00987E97">
            <w:pPr>
              <w:rPr>
                <w:rFonts w:ascii="Calibri" w:eastAsia="Calibri" w:hAnsi="Calibri" w:cs="Calibri"/>
                <w:sz w:val="22"/>
                <w:szCs w:val="22"/>
              </w:rPr>
            </w:pPr>
            <w:r>
              <w:rPr>
                <w:rFonts w:ascii="Calibri" w:eastAsia="Calibri" w:hAnsi="Calibri" w:cs="Calibri"/>
                <w:sz w:val="22"/>
                <w:szCs w:val="22"/>
              </w:rPr>
              <w:t> </w:t>
            </w:r>
          </w:p>
        </w:tc>
      </w:tr>
      <w:tr w:rsidR="007B4C88" w14:paraId="34CC7634" w14:textId="77777777">
        <w:trPr>
          <w:trHeight w:val="260"/>
        </w:trPr>
        <w:tc>
          <w:tcPr>
            <w:tcW w:w="2985" w:type="dxa"/>
            <w:tcBorders>
              <w:top w:val="nil"/>
              <w:left w:val="single" w:sz="4" w:space="0" w:color="000000"/>
              <w:bottom w:val="single" w:sz="4" w:space="0" w:color="000000"/>
              <w:right w:val="single" w:sz="4" w:space="0" w:color="000000"/>
            </w:tcBorders>
            <w:shd w:val="clear" w:color="auto" w:fill="FFFFFF"/>
            <w:vAlign w:val="bottom"/>
          </w:tcPr>
          <w:p w14:paraId="09810550" w14:textId="77777777" w:rsidR="007B4C88" w:rsidRDefault="00987E97">
            <w:pPr>
              <w:rPr>
                <w:rFonts w:ascii="Calibri" w:eastAsia="Calibri" w:hAnsi="Calibri" w:cs="Calibri"/>
                <w:b/>
                <w:sz w:val="22"/>
                <w:szCs w:val="22"/>
              </w:rPr>
            </w:pPr>
            <w:r>
              <w:rPr>
                <w:rFonts w:ascii="Calibri" w:eastAsia="Calibri" w:hAnsi="Calibri" w:cs="Calibri"/>
                <w:b/>
                <w:sz w:val="22"/>
                <w:szCs w:val="22"/>
              </w:rPr>
              <w:t>Figures and Graphs</w:t>
            </w:r>
          </w:p>
        </w:tc>
        <w:tc>
          <w:tcPr>
            <w:tcW w:w="1260" w:type="dxa"/>
            <w:tcBorders>
              <w:top w:val="nil"/>
              <w:left w:val="nil"/>
              <w:bottom w:val="single" w:sz="4" w:space="0" w:color="000000"/>
              <w:right w:val="single" w:sz="4" w:space="0" w:color="000000"/>
            </w:tcBorders>
            <w:shd w:val="clear" w:color="auto" w:fill="FFFFFF"/>
            <w:vAlign w:val="bottom"/>
          </w:tcPr>
          <w:p w14:paraId="35B58835" w14:textId="549833C7" w:rsidR="007B4C88" w:rsidRDefault="0021058D">
            <w:pPr>
              <w:jc w:val="center"/>
              <w:rPr>
                <w:rFonts w:ascii="Calibri" w:eastAsia="Calibri" w:hAnsi="Calibri" w:cs="Calibri"/>
                <w:sz w:val="22"/>
                <w:szCs w:val="22"/>
              </w:rPr>
            </w:pPr>
            <w:r>
              <w:rPr>
                <w:rFonts w:ascii="Calibri" w:eastAsia="Calibri" w:hAnsi="Calibri" w:cs="Calibri"/>
                <w:sz w:val="22"/>
                <w:szCs w:val="22"/>
              </w:rPr>
              <w:t>5</w:t>
            </w:r>
          </w:p>
        </w:tc>
        <w:tc>
          <w:tcPr>
            <w:tcW w:w="879" w:type="dxa"/>
            <w:tcBorders>
              <w:top w:val="nil"/>
              <w:left w:val="nil"/>
              <w:bottom w:val="single" w:sz="4" w:space="0" w:color="000000"/>
              <w:right w:val="single" w:sz="4" w:space="0" w:color="000000"/>
            </w:tcBorders>
            <w:shd w:val="clear" w:color="auto" w:fill="FFFFFF"/>
            <w:vAlign w:val="bottom"/>
          </w:tcPr>
          <w:p w14:paraId="1037314C" w14:textId="77777777" w:rsidR="007B4C88" w:rsidRDefault="00987E97">
            <w:pPr>
              <w:jc w:val="center"/>
              <w:rPr>
                <w:rFonts w:ascii="Calibri" w:eastAsia="Calibri" w:hAnsi="Calibri" w:cs="Calibri"/>
                <w:sz w:val="22"/>
                <w:szCs w:val="22"/>
              </w:rPr>
            </w:pPr>
            <w:r>
              <w:rPr>
                <w:rFonts w:ascii="Calibri" w:eastAsia="Calibri" w:hAnsi="Calibri" w:cs="Calibri"/>
                <w:sz w:val="22"/>
                <w:szCs w:val="22"/>
              </w:rPr>
              <w:t>x2</w:t>
            </w:r>
          </w:p>
        </w:tc>
        <w:tc>
          <w:tcPr>
            <w:tcW w:w="900" w:type="dxa"/>
            <w:tcBorders>
              <w:top w:val="nil"/>
              <w:left w:val="nil"/>
              <w:bottom w:val="single" w:sz="4" w:space="0" w:color="000000"/>
              <w:right w:val="single" w:sz="4" w:space="0" w:color="000000"/>
            </w:tcBorders>
            <w:shd w:val="clear" w:color="auto" w:fill="FFFFFF"/>
            <w:vAlign w:val="bottom"/>
          </w:tcPr>
          <w:p w14:paraId="306AF47F" w14:textId="03CCF28D" w:rsidR="007B4C88" w:rsidRDefault="0021058D">
            <w:pPr>
              <w:jc w:val="center"/>
              <w:rPr>
                <w:rFonts w:ascii="Calibri" w:eastAsia="Calibri" w:hAnsi="Calibri" w:cs="Calibri"/>
                <w:sz w:val="22"/>
                <w:szCs w:val="22"/>
              </w:rPr>
            </w:pPr>
            <w:r>
              <w:rPr>
                <w:rFonts w:ascii="Calibri" w:eastAsia="Calibri" w:hAnsi="Calibri" w:cs="Calibri"/>
                <w:sz w:val="22"/>
                <w:szCs w:val="22"/>
              </w:rPr>
              <w:t>10</w:t>
            </w:r>
          </w:p>
        </w:tc>
        <w:tc>
          <w:tcPr>
            <w:tcW w:w="4034" w:type="dxa"/>
            <w:tcBorders>
              <w:top w:val="nil"/>
              <w:left w:val="nil"/>
              <w:bottom w:val="single" w:sz="4" w:space="0" w:color="000000"/>
              <w:right w:val="single" w:sz="4" w:space="0" w:color="000000"/>
            </w:tcBorders>
            <w:shd w:val="clear" w:color="auto" w:fill="FFFFFF"/>
            <w:vAlign w:val="bottom"/>
          </w:tcPr>
          <w:p w14:paraId="12327558" w14:textId="77777777" w:rsidR="007B4C88" w:rsidRDefault="00987E97">
            <w:pPr>
              <w:rPr>
                <w:rFonts w:ascii="Calibri" w:eastAsia="Calibri" w:hAnsi="Calibri" w:cs="Calibri"/>
                <w:sz w:val="22"/>
                <w:szCs w:val="22"/>
              </w:rPr>
            </w:pPr>
            <w:r>
              <w:rPr>
                <w:rFonts w:ascii="Calibri" w:eastAsia="Calibri" w:hAnsi="Calibri" w:cs="Calibri"/>
                <w:sz w:val="22"/>
                <w:szCs w:val="22"/>
              </w:rPr>
              <w:t> </w:t>
            </w:r>
          </w:p>
        </w:tc>
      </w:tr>
      <w:tr w:rsidR="007B4C88" w14:paraId="4D1BC5E0" w14:textId="77777777">
        <w:trPr>
          <w:trHeight w:val="260"/>
        </w:trPr>
        <w:tc>
          <w:tcPr>
            <w:tcW w:w="2985" w:type="dxa"/>
            <w:tcBorders>
              <w:top w:val="nil"/>
              <w:left w:val="single" w:sz="4" w:space="0" w:color="000000"/>
              <w:bottom w:val="single" w:sz="4" w:space="0" w:color="000000"/>
              <w:right w:val="single" w:sz="4" w:space="0" w:color="000000"/>
            </w:tcBorders>
            <w:shd w:val="clear" w:color="auto" w:fill="FFFFFF"/>
            <w:vAlign w:val="bottom"/>
          </w:tcPr>
          <w:p w14:paraId="22DF7C70" w14:textId="77777777" w:rsidR="007B4C88" w:rsidRDefault="00987E97">
            <w:pPr>
              <w:rPr>
                <w:rFonts w:ascii="Calibri" w:eastAsia="Calibri" w:hAnsi="Calibri" w:cs="Calibri"/>
                <w:b/>
                <w:sz w:val="22"/>
                <w:szCs w:val="22"/>
              </w:rPr>
            </w:pPr>
            <w:r>
              <w:rPr>
                <w:rFonts w:ascii="Calibri" w:eastAsia="Calibri" w:hAnsi="Calibri" w:cs="Calibri"/>
                <w:b/>
                <w:sz w:val="22"/>
                <w:szCs w:val="22"/>
              </w:rPr>
              <w:t>Technical Writing Style</w:t>
            </w:r>
          </w:p>
        </w:tc>
        <w:tc>
          <w:tcPr>
            <w:tcW w:w="1260" w:type="dxa"/>
            <w:tcBorders>
              <w:top w:val="nil"/>
              <w:left w:val="nil"/>
              <w:bottom w:val="single" w:sz="4" w:space="0" w:color="000000"/>
              <w:right w:val="single" w:sz="4" w:space="0" w:color="000000"/>
            </w:tcBorders>
            <w:shd w:val="clear" w:color="auto" w:fill="FFFFFF"/>
            <w:vAlign w:val="bottom"/>
          </w:tcPr>
          <w:p w14:paraId="72B59C77" w14:textId="0B29D46D" w:rsidR="007B4C88" w:rsidRDefault="0021058D">
            <w:pPr>
              <w:jc w:val="center"/>
              <w:rPr>
                <w:rFonts w:ascii="Calibri" w:eastAsia="Calibri" w:hAnsi="Calibri" w:cs="Calibri"/>
                <w:sz w:val="22"/>
                <w:szCs w:val="22"/>
              </w:rPr>
            </w:pPr>
            <w:r>
              <w:rPr>
                <w:rFonts w:ascii="Calibri" w:eastAsia="Calibri" w:hAnsi="Calibri" w:cs="Calibri"/>
                <w:sz w:val="22"/>
                <w:szCs w:val="22"/>
              </w:rPr>
              <w:t>5</w:t>
            </w:r>
          </w:p>
        </w:tc>
        <w:tc>
          <w:tcPr>
            <w:tcW w:w="879" w:type="dxa"/>
            <w:tcBorders>
              <w:top w:val="nil"/>
              <w:left w:val="nil"/>
              <w:bottom w:val="single" w:sz="4" w:space="0" w:color="000000"/>
              <w:right w:val="single" w:sz="4" w:space="0" w:color="000000"/>
            </w:tcBorders>
            <w:shd w:val="clear" w:color="auto" w:fill="FFFFFF"/>
            <w:vAlign w:val="bottom"/>
          </w:tcPr>
          <w:p w14:paraId="3C4081E2" w14:textId="77777777" w:rsidR="007B4C88" w:rsidRDefault="00987E97">
            <w:pPr>
              <w:jc w:val="center"/>
              <w:rPr>
                <w:rFonts w:ascii="Calibri" w:eastAsia="Calibri" w:hAnsi="Calibri" w:cs="Calibri"/>
                <w:sz w:val="22"/>
                <w:szCs w:val="22"/>
              </w:rPr>
            </w:pPr>
            <w:r>
              <w:rPr>
                <w:rFonts w:ascii="Calibri" w:eastAsia="Calibri" w:hAnsi="Calibri" w:cs="Calibri"/>
                <w:sz w:val="22"/>
                <w:szCs w:val="22"/>
              </w:rPr>
              <w:t>x3</w:t>
            </w:r>
          </w:p>
        </w:tc>
        <w:tc>
          <w:tcPr>
            <w:tcW w:w="900" w:type="dxa"/>
            <w:tcBorders>
              <w:top w:val="nil"/>
              <w:left w:val="nil"/>
              <w:bottom w:val="single" w:sz="4" w:space="0" w:color="000000"/>
              <w:right w:val="single" w:sz="4" w:space="0" w:color="000000"/>
            </w:tcBorders>
            <w:shd w:val="clear" w:color="auto" w:fill="FFFFFF"/>
            <w:vAlign w:val="bottom"/>
          </w:tcPr>
          <w:p w14:paraId="11C3904C" w14:textId="7F2C9493" w:rsidR="007B4C88" w:rsidRDefault="0021058D">
            <w:pPr>
              <w:jc w:val="center"/>
              <w:rPr>
                <w:rFonts w:ascii="Calibri" w:eastAsia="Calibri" w:hAnsi="Calibri" w:cs="Calibri"/>
                <w:sz w:val="22"/>
                <w:szCs w:val="22"/>
              </w:rPr>
            </w:pPr>
            <w:r>
              <w:rPr>
                <w:rFonts w:ascii="Calibri" w:eastAsia="Calibri" w:hAnsi="Calibri" w:cs="Calibri"/>
                <w:sz w:val="22"/>
                <w:szCs w:val="22"/>
              </w:rPr>
              <w:t>15</w:t>
            </w:r>
          </w:p>
        </w:tc>
        <w:tc>
          <w:tcPr>
            <w:tcW w:w="4034" w:type="dxa"/>
            <w:tcBorders>
              <w:top w:val="nil"/>
              <w:left w:val="nil"/>
              <w:bottom w:val="single" w:sz="4" w:space="0" w:color="000000"/>
              <w:right w:val="single" w:sz="4" w:space="0" w:color="000000"/>
            </w:tcBorders>
            <w:shd w:val="clear" w:color="auto" w:fill="FFFFFF"/>
            <w:vAlign w:val="bottom"/>
          </w:tcPr>
          <w:p w14:paraId="16837B3E" w14:textId="77777777" w:rsidR="007B4C88" w:rsidRDefault="00987E97">
            <w:pPr>
              <w:rPr>
                <w:rFonts w:ascii="Calibri" w:eastAsia="Calibri" w:hAnsi="Calibri" w:cs="Calibri"/>
                <w:sz w:val="22"/>
                <w:szCs w:val="22"/>
              </w:rPr>
            </w:pPr>
            <w:r>
              <w:rPr>
                <w:rFonts w:ascii="Calibri" w:eastAsia="Calibri" w:hAnsi="Calibri" w:cs="Calibri"/>
                <w:sz w:val="22"/>
                <w:szCs w:val="22"/>
              </w:rPr>
              <w:t> </w:t>
            </w:r>
          </w:p>
        </w:tc>
      </w:tr>
      <w:tr w:rsidR="007B4C88" w14:paraId="6F1EDA34" w14:textId="77777777">
        <w:trPr>
          <w:trHeight w:val="260"/>
        </w:trPr>
        <w:tc>
          <w:tcPr>
            <w:tcW w:w="2985" w:type="dxa"/>
            <w:tcBorders>
              <w:top w:val="nil"/>
              <w:left w:val="single" w:sz="4" w:space="0" w:color="000000"/>
              <w:bottom w:val="single" w:sz="4" w:space="0" w:color="000000"/>
              <w:right w:val="single" w:sz="4" w:space="0" w:color="000000"/>
            </w:tcBorders>
            <w:shd w:val="clear" w:color="auto" w:fill="FFC000"/>
            <w:vAlign w:val="bottom"/>
          </w:tcPr>
          <w:p w14:paraId="3D82FFBC" w14:textId="77777777" w:rsidR="007B4C88" w:rsidRDefault="00987E97">
            <w:pPr>
              <w:rPr>
                <w:rFonts w:ascii="Calibri" w:eastAsia="Calibri" w:hAnsi="Calibri" w:cs="Calibri"/>
                <w:b/>
                <w:sz w:val="22"/>
                <w:szCs w:val="22"/>
              </w:rPr>
            </w:pPr>
            <w:r>
              <w:rPr>
                <w:rFonts w:ascii="Calibri" w:eastAsia="Calibri" w:hAnsi="Calibri" w:cs="Calibri"/>
                <w:b/>
                <w:sz w:val="22"/>
                <w:szCs w:val="22"/>
              </w:rPr>
              <w:t>Total Score</w:t>
            </w:r>
          </w:p>
        </w:tc>
        <w:tc>
          <w:tcPr>
            <w:tcW w:w="3039" w:type="dxa"/>
            <w:gridSpan w:val="3"/>
            <w:tcBorders>
              <w:top w:val="single" w:sz="4" w:space="0" w:color="000000"/>
              <w:left w:val="nil"/>
              <w:bottom w:val="single" w:sz="4" w:space="0" w:color="000000"/>
              <w:right w:val="single" w:sz="4" w:space="0" w:color="000000"/>
            </w:tcBorders>
            <w:shd w:val="clear" w:color="auto" w:fill="FFFFFF"/>
            <w:vAlign w:val="bottom"/>
          </w:tcPr>
          <w:p w14:paraId="6599B592" w14:textId="41698ACD" w:rsidR="007B4C88" w:rsidRDefault="0021058D">
            <w:pPr>
              <w:jc w:val="center"/>
              <w:rPr>
                <w:rFonts w:ascii="Calibri" w:eastAsia="Calibri" w:hAnsi="Calibri" w:cs="Calibri"/>
                <w:sz w:val="22"/>
                <w:szCs w:val="22"/>
              </w:rPr>
            </w:pPr>
            <w:r>
              <w:rPr>
                <w:rFonts w:ascii="Calibri" w:eastAsia="Calibri" w:hAnsi="Calibri" w:cs="Calibri"/>
                <w:sz w:val="22"/>
                <w:szCs w:val="22"/>
              </w:rPr>
              <w:t>95</w:t>
            </w:r>
          </w:p>
        </w:tc>
        <w:tc>
          <w:tcPr>
            <w:tcW w:w="4034" w:type="dxa"/>
            <w:tcBorders>
              <w:top w:val="nil"/>
              <w:left w:val="nil"/>
              <w:bottom w:val="single" w:sz="4" w:space="0" w:color="000000"/>
              <w:right w:val="single" w:sz="4" w:space="0" w:color="000000"/>
            </w:tcBorders>
            <w:shd w:val="clear" w:color="auto" w:fill="FFFFFF"/>
            <w:vAlign w:val="bottom"/>
          </w:tcPr>
          <w:p w14:paraId="54D79FEB" w14:textId="77777777" w:rsidR="007B4C88" w:rsidRDefault="00987E97">
            <w:pPr>
              <w:rPr>
                <w:rFonts w:ascii="Calibri" w:eastAsia="Calibri" w:hAnsi="Calibri" w:cs="Calibri"/>
                <w:sz w:val="22"/>
                <w:szCs w:val="22"/>
              </w:rPr>
            </w:pPr>
            <w:r>
              <w:rPr>
                <w:rFonts w:ascii="Calibri" w:eastAsia="Calibri" w:hAnsi="Calibri" w:cs="Calibri"/>
                <w:sz w:val="22"/>
                <w:szCs w:val="22"/>
              </w:rPr>
              <w:t> </w:t>
            </w:r>
          </w:p>
        </w:tc>
      </w:tr>
    </w:tbl>
    <w:p w14:paraId="0DA5E2F2" w14:textId="77777777" w:rsidR="007B4C88" w:rsidRDefault="007B4C88">
      <w:pPr>
        <w:pStyle w:val="Title"/>
        <w:jc w:val="left"/>
        <w:rPr>
          <w:sz w:val="24"/>
          <w:szCs w:val="24"/>
        </w:rPr>
      </w:pPr>
    </w:p>
    <w:p w14:paraId="300020AD" w14:textId="77777777" w:rsidR="007B4C88" w:rsidRDefault="00987E97">
      <w:pPr>
        <w:pStyle w:val="Title"/>
        <w:jc w:val="left"/>
        <w:rPr>
          <w:sz w:val="24"/>
          <w:szCs w:val="24"/>
        </w:rPr>
      </w:pPr>
      <w:r>
        <w:rPr>
          <w:sz w:val="24"/>
          <w:szCs w:val="24"/>
        </w:rPr>
        <w:t xml:space="preserve">5: Excellent </w:t>
      </w:r>
      <w:r>
        <w:rPr>
          <w:sz w:val="24"/>
          <w:szCs w:val="24"/>
        </w:rPr>
        <w:tab/>
        <w:t>4: Good     3: Acceptable    2: Poor     1: Very Poor    0: Not attempted</w:t>
      </w:r>
    </w:p>
    <w:p w14:paraId="0FF2609F" w14:textId="77777777" w:rsidR="007B4C88" w:rsidRDefault="007B4C88">
      <w:pPr>
        <w:pStyle w:val="Title"/>
        <w:jc w:val="left"/>
        <w:rPr>
          <w:sz w:val="24"/>
          <w:szCs w:val="24"/>
        </w:rPr>
      </w:pPr>
    </w:p>
    <w:p w14:paraId="60716A15" w14:textId="77777777" w:rsidR="007B4C88" w:rsidRDefault="00987E97">
      <w:pPr>
        <w:pStyle w:val="Title"/>
        <w:jc w:val="left"/>
        <w:rPr>
          <w:sz w:val="24"/>
          <w:szCs w:val="24"/>
        </w:rPr>
      </w:pPr>
      <w:r>
        <w:rPr>
          <w:sz w:val="24"/>
          <w:szCs w:val="24"/>
        </w:rPr>
        <w:t>Comments:</w:t>
      </w:r>
    </w:p>
    <w:p w14:paraId="5E0D5C9D" w14:textId="77777777" w:rsidR="007B4C88" w:rsidRDefault="007B4C88">
      <w:pPr>
        <w:pStyle w:val="Title"/>
        <w:rPr>
          <w:i/>
          <w:sz w:val="24"/>
          <w:szCs w:val="24"/>
        </w:rPr>
      </w:pPr>
      <w:bookmarkStart w:id="1" w:name="_GoBack"/>
      <w:bookmarkEnd w:id="1"/>
    </w:p>
    <w:p w14:paraId="41A6CF92" w14:textId="77777777" w:rsidR="007B4C88" w:rsidRDefault="007B4C88">
      <w:pPr>
        <w:pStyle w:val="Title"/>
        <w:rPr>
          <w:i/>
          <w:sz w:val="24"/>
          <w:szCs w:val="24"/>
        </w:rPr>
      </w:pPr>
    </w:p>
    <w:p w14:paraId="3775FA64" w14:textId="77777777" w:rsidR="007B4C88" w:rsidRDefault="007B4C88">
      <w:pPr>
        <w:pStyle w:val="Title"/>
        <w:rPr>
          <w:i/>
          <w:sz w:val="24"/>
          <w:szCs w:val="24"/>
        </w:rPr>
      </w:pPr>
    </w:p>
    <w:p w14:paraId="4413ACD0" w14:textId="77777777" w:rsidR="007B4C88" w:rsidRDefault="007B4C88">
      <w:pPr>
        <w:pStyle w:val="Title"/>
        <w:rPr>
          <w:i/>
          <w:sz w:val="24"/>
          <w:szCs w:val="24"/>
        </w:rPr>
      </w:pPr>
    </w:p>
    <w:p w14:paraId="41D98346" w14:textId="77777777" w:rsidR="007B4C88" w:rsidRDefault="007B4C88">
      <w:pPr>
        <w:pStyle w:val="Title"/>
        <w:rPr>
          <w:i/>
          <w:sz w:val="24"/>
          <w:szCs w:val="24"/>
        </w:rPr>
      </w:pPr>
    </w:p>
    <w:p w14:paraId="508DFADB" w14:textId="77777777" w:rsidR="007B4C88" w:rsidRDefault="007B4C88">
      <w:pPr>
        <w:pStyle w:val="Title"/>
        <w:rPr>
          <w:i/>
          <w:sz w:val="24"/>
          <w:szCs w:val="24"/>
        </w:rPr>
      </w:pPr>
    </w:p>
    <w:p w14:paraId="71DD8902" w14:textId="77777777" w:rsidR="007B4C88" w:rsidRDefault="007B4C88">
      <w:pPr>
        <w:pStyle w:val="Title"/>
        <w:rPr>
          <w:i/>
          <w:sz w:val="24"/>
          <w:szCs w:val="24"/>
        </w:rPr>
      </w:pPr>
    </w:p>
    <w:p w14:paraId="5ADE0FAE" w14:textId="77777777" w:rsidR="007B4C88" w:rsidRDefault="007B4C88">
      <w:pPr>
        <w:pStyle w:val="Title"/>
        <w:rPr>
          <w:i/>
          <w:sz w:val="24"/>
          <w:szCs w:val="24"/>
        </w:rPr>
      </w:pPr>
    </w:p>
    <w:p w14:paraId="140C6D17" w14:textId="77777777" w:rsidR="007B4C88" w:rsidRDefault="007B4C88">
      <w:pPr>
        <w:pStyle w:val="Title"/>
        <w:rPr>
          <w:i/>
          <w:sz w:val="24"/>
          <w:szCs w:val="24"/>
        </w:rPr>
      </w:pPr>
    </w:p>
    <w:p w14:paraId="3BC1CDE4" w14:textId="77777777" w:rsidR="007B4C88" w:rsidRDefault="007B4C88">
      <w:pPr>
        <w:pStyle w:val="Title"/>
        <w:rPr>
          <w:i/>
          <w:sz w:val="24"/>
          <w:szCs w:val="24"/>
        </w:rPr>
      </w:pPr>
    </w:p>
    <w:p w14:paraId="1504890F" w14:textId="77777777" w:rsidR="007B4C88" w:rsidRDefault="007B4C88">
      <w:pPr>
        <w:pStyle w:val="Title"/>
        <w:rPr>
          <w:i/>
          <w:sz w:val="24"/>
          <w:szCs w:val="24"/>
        </w:rPr>
      </w:pPr>
    </w:p>
    <w:p w14:paraId="6A0AC722" w14:textId="77777777" w:rsidR="007B4C88" w:rsidRDefault="007B4C88">
      <w:pPr>
        <w:pStyle w:val="Title"/>
        <w:rPr>
          <w:i/>
          <w:sz w:val="24"/>
          <w:szCs w:val="24"/>
        </w:rPr>
      </w:pPr>
    </w:p>
    <w:p w14:paraId="3A865684" w14:textId="77777777" w:rsidR="007B4C88" w:rsidRDefault="007B4C88">
      <w:pPr>
        <w:pStyle w:val="Title"/>
        <w:rPr>
          <w:i/>
          <w:sz w:val="24"/>
          <w:szCs w:val="24"/>
        </w:rPr>
      </w:pPr>
    </w:p>
    <w:p w14:paraId="4EB1E6C3" w14:textId="77777777" w:rsidR="007B4C88" w:rsidRDefault="007B4C88">
      <w:pPr>
        <w:pStyle w:val="Title"/>
        <w:rPr>
          <w:i/>
          <w:sz w:val="24"/>
          <w:szCs w:val="24"/>
        </w:rPr>
      </w:pPr>
    </w:p>
    <w:p w14:paraId="19EE9465" w14:textId="77777777" w:rsidR="007B4C88" w:rsidRDefault="007B4C88">
      <w:pPr>
        <w:pStyle w:val="Title"/>
        <w:rPr>
          <w:i/>
          <w:sz w:val="24"/>
          <w:szCs w:val="24"/>
        </w:rPr>
      </w:pPr>
    </w:p>
    <w:p w14:paraId="70BF9A17" w14:textId="77777777" w:rsidR="007B4C88" w:rsidRDefault="007B4C88">
      <w:pPr>
        <w:pStyle w:val="Title"/>
        <w:jc w:val="left"/>
        <w:rPr>
          <w:sz w:val="24"/>
          <w:szCs w:val="24"/>
        </w:rPr>
      </w:pPr>
    </w:p>
    <w:p w14:paraId="0187556D" w14:textId="77777777" w:rsidR="007B4C88" w:rsidRDefault="00987E97">
      <w:pPr>
        <w:pStyle w:val="Title"/>
        <w:numPr>
          <w:ilvl w:val="0"/>
          <w:numId w:val="8"/>
        </w:numPr>
        <w:ind w:hanging="360"/>
        <w:jc w:val="left"/>
        <w:rPr>
          <w:sz w:val="24"/>
          <w:szCs w:val="24"/>
        </w:rPr>
      </w:pPr>
      <w:r>
        <w:rPr>
          <w:sz w:val="24"/>
          <w:szCs w:val="24"/>
        </w:rPr>
        <w:lastRenderedPageBreak/>
        <w:t>Product Description</w:t>
      </w:r>
    </w:p>
    <w:p w14:paraId="3FE4EDD2" w14:textId="77777777" w:rsidR="007B4C88" w:rsidRDefault="00987E97">
      <w:pPr>
        <w:pStyle w:val="Title"/>
        <w:jc w:val="left"/>
        <w:rPr>
          <w:b w:val="0"/>
          <w:sz w:val="24"/>
          <w:szCs w:val="24"/>
        </w:rPr>
      </w:pPr>
      <w:r>
        <w:rPr>
          <w:b w:val="0"/>
          <w:sz w:val="24"/>
          <w:szCs w:val="24"/>
        </w:rPr>
        <w:t>Have you ever wanted to enjoy a drink at home after daylong working? Have you ever yearned for designing you own cocktail? Barbot makes you dream come true. You can enjoy your favorite drink at any time with just one click on your phone. Except our default menu, you can also customize you own drink. You can choose the types and amounts of the drink. All you need is to download Barbot application on your phone! Barbot can prepare your drink in minutes. Holding a party at home without spending money hiring bartender. Barbot can do all the work for you!</w:t>
      </w:r>
    </w:p>
    <w:p w14:paraId="4C84661C" w14:textId="77777777" w:rsidR="007B4C88" w:rsidRDefault="007B4C88">
      <w:pPr>
        <w:pStyle w:val="Title"/>
        <w:jc w:val="left"/>
        <w:rPr>
          <w:b w:val="0"/>
          <w:sz w:val="24"/>
          <w:szCs w:val="24"/>
        </w:rPr>
      </w:pPr>
    </w:p>
    <w:p w14:paraId="0E4E16CB" w14:textId="77777777" w:rsidR="007B4C88" w:rsidRDefault="00987E97">
      <w:pPr>
        <w:pStyle w:val="Title"/>
        <w:jc w:val="left"/>
        <w:rPr>
          <w:b w:val="0"/>
          <w:sz w:val="24"/>
          <w:szCs w:val="24"/>
        </w:rPr>
      </w:pPr>
      <w:r>
        <w:rPr>
          <w:b w:val="0"/>
          <w:sz w:val="24"/>
          <w:szCs w:val="24"/>
        </w:rPr>
        <w:t>Inside your Barbot package, you should find:</w:t>
      </w:r>
    </w:p>
    <w:p w14:paraId="64CD1C52" w14:textId="77777777" w:rsidR="007B4C88" w:rsidRDefault="00987E97">
      <w:pPr>
        <w:pStyle w:val="Title"/>
        <w:numPr>
          <w:ilvl w:val="0"/>
          <w:numId w:val="10"/>
        </w:numPr>
        <w:ind w:hanging="360"/>
        <w:jc w:val="left"/>
        <w:rPr>
          <w:sz w:val="24"/>
          <w:szCs w:val="24"/>
        </w:rPr>
      </w:pPr>
      <w:r>
        <w:rPr>
          <w:b w:val="0"/>
          <w:sz w:val="24"/>
          <w:szCs w:val="24"/>
        </w:rPr>
        <w:t>Barbot</w:t>
      </w:r>
    </w:p>
    <w:p w14:paraId="2BC466EF" w14:textId="77777777" w:rsidR="007B4C88" w:rsidRDefault="00987E97">
      <w:pPr>
        <w:pStyle w:val="Title"/>
        <w:numPr>
          <w:ilvl w:val="0"/>
          <w:numId w:val="10"/>
        </w:numPr>
        <w:ind w:hanging="360"/>
        <w:jc w:val="left"/>
        <w:rPr>
          <w:sz w:val="24"/>
          <w:szCs w:val="24"/>
        </w:rPr>
      </w:pPr>
      <w:r>
        <w:rPr>
          <w:b w:val="0"/>
          <w:sz w:val="24"/>
          <w:szCs w:val="24"/>
        </w:rPr>
        <w:t>User manual</w:t>
      </w:r>
    </w:p>
    <w:p w14:paraId="28AD9CF1" w14:textId="77777777" w:rsidR="007B4C88" w:rsidRDefault="007B4C88">
      <w:pPr>
        <w:pStyle w:val="Title"/>
        <w:jc w:val="left"/>
        <w:rPr>
          <w:b w:val="0"/>
          <w:sz w:val="24"/>
          <w:szCs w:val="24"/>
        </w:rPr>
      </w:pPr>
    </w:p>
    <w:p w14:paraId="276A9348" w14:textId="77777777" w:rsidR="007B4C88" w:rsidRDefault="00987E97">
      <w:pPr>
        <w:pStyle w:val="Title"/>
        <w:jc w:val="left"/>
        <w:rPr>
          <w:b w:val="0"/>
          <w:sz w:val="24"/>
          <w:szCs w:val="24"/>
        </w:rPr>
      </w:pPr>
      <w:r>
        <w:rPr>
          <w:b w:val="0"/>
          <w:sz w:val="24"/>
          <w:szCs w:val="24"/>
        </w:rPr>
        <w:t>There are two modes supported by Barbot:</w:t>
      </w:r>
    </w:p>
    <w:p w14:paraId="3EA100CE" w14:textId="77777777" w:rsidR="007B4C88" w:rsidRDefault="007B4C88">
      <w:pPr>
        <w:pStyle w:val="Title"/>
        <w:jc w:val="left"/>
        <w:rPr>
          <w:b w:val="0"/>
          <w:sz w:val="24"/>
          <w:szCs w:val="24"/>
        </w:rPr>
      </w:pPr>
    </w:p>
    <w:p w14:paraId="41A8BBE6" w14:textId="77777777" w:rsidR="007B4C88" w:rsidRDefault="00987E97">
      <w:pPr>
        <w:pStyle w:val="Title"/>
        <w:numPr>
          <w:ilvl w:val="0"/>
          <w:numId w:val="1"/>
        </w:numPr>
        <w:ind w:hanging="360"/>
        <w:jc w:val="left"/>
        <w:rPr>
          <w:sz w:val="24"/>
          <w:szCs w:val="24"/>
          <w:u w:val="single"/>
        </w:rPr>
      </w:pPr>
      <w:r>
        <w:rPr>
          <w:b w:val="0"/>
          <w:sz w:val="24"/>
          <w:szCs w:val="24"/>
          <w:u w:val="single"/>
        </w:rPr>
        <w:t xml:space="preserve">Default Drink Mode </w:t>
      </w:r>
    </w:p>
    <w:p w14:paraId="013D30F6" w14:textId="53040A9A" w:rsidR="007B4C88" w:rsidRDefault="00987E97">
      <w:pPr>
        <w:pStyle w:val="Title"/>
        <w:ind w:left="720"/>
        <w:jc w:val="left"/>
        <w:rPr>
          <w:b w:val="0"/>
          <w:sz w:val="24"/>
          <w:szCs w:val="24"/>
        </w:rPr>
      </w:pPr>
      <w:r>
        <w:rPr>
          <w:b w:val="0"/>
          <w:sz w:val="24"/>
          <w:szCs w:val="24"/>
        </w:rPr>
        <w:t xml:space="preserve">There are total 8 famous cocktail listed in our drink menu. All you need is to choose your drink by click on the menu on your APP. There will </w:t>
      </w:r>
      <w:ins w:id="2" w:author="Tata Narendra Babu, Varshini" w:date="2017-04-15T22:24:00Z">
        <w:r w:rsidR="00D7221E">
          <w:rPr>
            <w:b w:val="0"/>
            <w:sz w:val="24"/>
            <w:szCs w:val="24"/>
          </w:rPr>
          <w:t xml:space="preserve">be </w:t>
        </w:r>
      </w:ins>
      <w:ins w:id="3" w:author="Tata Narendra Babu, Varshini" w:date="2017-04-15T22:25:00Z">
        <w:r w:rsidR="00D7221E">
          <w:rPr>
            <w:b w:val="0"/>
            <w:sz w:val="24"/>
            <w:szCs w:val="24"/>
          </w:rPr>
          <w:t xml:space="preserve">a </w:t>
        </w:r>
      </w:ins>
      <w:r>
        <w:rPr>
          <w:b w:val="0"/>
          <w:sz w:val="24"/>
          <w:szCs w:val="24"/>
        </w:rPr>
        <w:t xml:space="preserve">popup </w:t>
      </w:r>
      <w:del w:id="4" w:author="Tata Narendra Babu, Varshini" w:date="2017-04-15T22:24:00Z">
        <w:r w:rsidDel="00D7221E">
          <w:rPr>
            <w:b w:val="0"/>
            <w:sz w:val="24"/>
            <w:szCs w:val="24"/>
          </w:rPr>
          <w:delText xml:space="preserve">a </w:delText>
        </w:r>
      </w:del>
      <w:r>
        <w:rPr>
          <w:b w:val="0"/>
          <w:sz w:val="24"/>
          <w:szCs w:val="24"/>
        </w:rPr>
        <w:t xml:space="preserve">confirmation window to confirm your choice. After you click YES, the drink will be prepared on Barbot. </w:t>
      </w:r>
    </w:p>
    <w:p w14:paraId="238C0F02" w14:textId="77777777" w:rsidR="007B4C88" w:rsidRDefault="007B4C88">
      <w:pPr>
        <w:pStyle w:val="Title"/>
        <w:ind w:left="720"/>
        <w:jc w:val="left"/>
        <w:rPr>
          <w:b w:val="0"/>
          <w:sz w:val="24"/>
          <w:szCs w:val="24"/>
        </w:rPr>
      </w:pPr>
    </w:p>
    <w:p w14:paraId="4F2877B3" w14:textId="77777777" w:rsidR="007B4C88" w:rsidRDefault="00987E97">
      <w:pPr>
        <w:pStyle w:val="Title"/>
        <w:numPr>
          <w:ilvl w:val="0"/>
          <w:numId w:val="1"/>
        </w:numPr>
        <w:ind w:hanging="360"/>
        <w:jc w:val="left"/>
        <w:rPr>
          <w:sz w:val="24"/>
          <w:szCs w:val="24"/>
          <w:u w:val="single"/>
        </w:rPr>
      </w:pPr>
      <w:r>
        <w:rPr>
          <w:b w:val="0"/>
          <w:sz w:val="24"/>
          <w:szCs w:val="24"/>
          <w:u w:val="single"/>
        </w:rPr>
        <w:t xml:space="preserve">Custom Drink Mode </w:t>
      </w:r>
    </w:p>
    <w:p w14:paraId="5E84E74E" w14:textId="3FB5EC86" w:rsidR="007B4C88" w:rsidRDefault="00987E97">
      <w:pPr>
        <w:pStyle w:val="Title"/>
        <w:ind w:left="720"/>
        <w:jc w:val="left"/>
        <w:rPr>
          <w:b w:val="0"/>
          <w:sz w:val="24"/>
          <w:szCs w:val="24"/>
        </w:rPr>
      </w:pPr>
      <w:r>
        <w:rPr>
          <w:b w:val="0"/>
          <w:sz w:val="24"/>
          <w:szCs w:val="24"/>
        </w:rPr>
        <w:t>There are totally 8 liquor listed on our custom menu. You can choose the drink and enter the shot number for each type you want. There will</w:t>
      </w:r>
      <w:ins w:id="5" w:author="Tata Narendra Babu, Varshini" w:date="2017-04-15T22:25:00Z">
        <w:r w:rsidR="00D7221E">
          <w:rPr>
            <w:b w:val="0"/>
            <w:sz w:val="24"/>
            <w:szCs w:val="24"/>
          </w:rPr>
          <w:t xml:space="preserve"> be a</w:t>
        </w:r>
      </w:ins>
      <w:r>
        <w:rPr>
          <w:b w:val="0"/>
          <w:sz w:val="24"/>
          <w:szCs w:val="24"/>
        </w:rPr>
        <w:t xml:space="preserve"> popup </w:t>
      </w:r>
      <w:del w:id="6" w:author="Tata Narendra Babu, Varshini" w:date="2017-04-15T22:25:00Z">
        <w:r w:rsidDel="00D7221E">
          <w:rPr>
            <w:b w:val="0"/>
            <w:sz w:val="24"/>
            <w:szCs w:val="24"/>
          </w:rPr>
          <w:delText xml:space="preserve">a </w:delText>
        </w:r>
      </w:del>
      <w:r>
        <w:rPr>
          <w:b w:val="0"/>
          <w:sz w:val="24"/>
          <w:szCs w:val="24"/>
        </w:rPr>
        <w:t>confirmation window showing your custom recipe. After you click YES, the drink will be prepared on Barbot. If you click No, you can go back to the custom menu and edit your choice.</w:t>
      </w:r>
    </w:p>
    <w:p w14:paraId="2BAA7241" w14:textId="77777777" w:rsidR="007B4C88" w:rsidRDefault="007B4C88">
      <w:pPr>
        <w:pStyle w:val="Title"/>
        <w:ind w:left="720"/>
        <w:jc w:val="left"/>
        <w:rPr>
          <w:sz w:val="24"/>
          <w:szCs w:val="24"/>
        </w:rPr>
      </w:pPr>
    </w:p>
    <w:p w14:paraId="44EDF610" w14:textId="77777777" w:rsidR="007B4C88" w:rsidRDefault="00987E97">
      <w:pPr>
        <w:pStyle w:val="Title"/>
        <w:numPr>
          <w:ilvl w:val="0"/>
          <w:numId w:val="8"/>
        </w:numPr>
        <w:ind w:hanging="360"/>
        <w:jc w:val="left"/>
        <w:rPr>
          <w:sz w:val="24"/>
          <w:szCs w:val="24"/>
        </w:rPr>
      </w:pPr>
      <w:r>
        <w:rPr>
          <w:sz w:val="24"/>
          <w:szCs w:val="24"/>
        </w:rPr>
        <w:t>Product Illustrations</w:t>
      </w:r>
    </w:p>
    <w:p w14:paraId="7805A478" w14:textId="77777777" w:rsidR="007B4C88" w:rsidRDefault="007B4C88">
      <w:pPr>
        <w:pStyle w:val="Title"/>
        <w:jc w:val="left"/>
        <w:rPr>
          <w:sz w:val="24"/>
          <w:szCs w:val="24"/>
        </w:rPr>
      </w:pPr>
    </w:p>
    <w:p w14:paraId="0B837593" w14:textId="77777777" w:rsidR="007B4C88" w:rsidRDefault="00987E97">
      <w:pPr>
        <w:pStyle w:val="Title"/>
        <w:jc w:val="left"/>
        <w:rPr>
          <w:sz w:val="24"/>
          <w:szCs w:val="24"/>
        </w:rPr>
      </w:pPr>
      <w:r>
        <w:rPr>
          <w:noProof/>
        </w:rPr>
        <w:drawing>
          <wp:inline distT="114300" distB="114300" distL="114300" distR="114300" wp14:anchorId="5463E218" wp14:editId="16E59E52">
            <wp:extent cx="3595688" cy="2387301"/>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srcRect/>
                    <a:stretch>
                      <a:fillRect/>
                    </a:stretch>
                  </pic:blipFill>
                  <pic:spPr>
                    <a:xfrm>
                      <a:off x="0" y="0"/>
                      <a:ext cx="3595688" cy="2387301"/>
                    </a:xfrm>
                    <a:prstGeom prst="rect">
                      <a:avLst/>
                    </a:prstGeom>
                    <a:ln/>
                  </pic:spPr>
                </pic:pic>
              </a:graphicData>
            </a:graphic>
          </wp:inline>
        </w:drawing>
      </w:r>
    </w:p>
    <w:p w14:paraId="4D42441F" w14:textId="77777777" w:rsidR="007B4C88" w:rsidRDefault="00987E97">
      <w:pPr>
        <w:pStyle w:val="Title"/>
        <w:jc w:val="left"/>
        <w:rPr>
          <w:sz w:val="24"/>
          <w:szCs w:val="24"/>
        </w:rPr>
      </w:pPr>
      <w:r>
        <w:rPr>
          <w:sz w:val="24"/>
          <w:szCs w:val="24"/>
        </w:rPr>
        <w:t xml:space="preserve">                      Figure 2.1 Barbot Rendering</w:t>
      </w:r>
    </w:p>
    <w:p w14:paraId="023C2A30" w14:textId="77777777" w:rsidR="007B4C88" w:rsidRDefault="007B4C88"/>
    <w:p w14:paraId="592B2D81" w14:textId="77777777" w:rsidR="007B4C88" w:rsidRDefault="007B4C88"/>
    <w:p w14:paraId="687DA54D" w14:textId="77777777" w:rsidR="007B4C88" w:rsidRDefault="007B4C88">
      <w:pPr>
        <w:pStyle w:val="Title"/>
        <w:jc w:val="left"/>
        <w:rPr>
          <w:sz w:val="24"/>
          <w:szCs w:val="24"/>
        </w:rPr>
      </w:pPr>
    </w:p>
    <w:p w14:paraId="373B59FC" w14:textId="77777777" w:rsidR="007B4C88" w:rsidRDefault="007B4C88">
      <w:pPr>
        <w:pStyle w:val="Title"/>
        <w:jc w:val="left"/>
        <w:rPr>
          <w:sz w:val="24"/>
          <w:szCs w:val="24"/>
        </w:rPr>
      </w:pPr>
    </w:p>
    <w:p w14:paraId="7AF7D84F" w14:textId="77777777" w:rsidR="007B4C88" w:rsidRDefault="00FE5712" w:rsidP="00FE5712">
      <w:pPr>
        <w:pStyle w:val="Title"/>
        <w:rPr>
          <w:sz w:val="24"/>
          <w:szCs w:val="24"/>
        </w:rPr>
      </w:pPr>
      <w:r>
        <w:rPr>
          <w:noProof/>
          <w:sz w:val="24"/>
          <w:szCs w:val="24"/>
        </w:rPr>
        <w:drawing>
          <wp:inline distT="0" distB="0" distL="0" distR="0" wp14:anchorId="01F75CFA" wp14:editId="09B6843E">
            <wp:extent cx="5423535" cy="329873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4-14 at 20.20.48.png"/>
                    <pic:cNvPicPr/>
                  </pic:nvPicPr>
                  <pic:blipFill>
                    <a:blip r:embed="rId10">
                      <a:extLst>
                        <a:ext uri="{28A0092B-C50C-407E-A947-70E740481C1C}">
                          <a14:useLocalDpi xmlns:a14="http://schemas.microsoft.com/office/drawing/2010/main" val="0"/>
                        </a:ext>
                      </a:extLst>
                    </a:blip>
                    <a:stretch>
                      <a:fillRect/>
                    </a:stretch>
                  </pic:blipFill>
                  <pic:spPr>
                    <a:xfrm>
                      <a:off x="0" y="0"/>
                      <a:ext cx="5440808" cy="3309243"/>
                    </a:xfrm>
                    <a:prstGeom prst="rect">
                      <a:avLst/>
                    </a:prstGeom>
                  </pic:spPr>
                </pic:pic>
              </a:graphicData>
            </a:graphic>
          </wp:inline>
        </w:drawing>
      </w:r>
    </w:p>
    <w:p w14:paraId="11323EA5" w14:textId="77777777" w:rsidR="007B4C88" w:rsidRDefault="00987E97" w:rsidP="00FE5712">
      <w:pPr>
        <w:jc w:val="center"/>
        <w:rPr>
          <w:b/>
        </w:rPr>
      </w:pPr>
      <w:r>
        <w:rPr>
          <w:b/>
        </w:rPr>
        <w:t>Figure 2.2 Parts of Barbot</w:t>
      </w:r>
    </w:p>
    <w:p w14:paraId="4F9A01CE" w14:textId="77777777" w:rsidR="007B4C88" w:rsidRDefault="007B4C88" w:rsidP="00FE5712">
      <w:pPr>
        <w:pStyle w:val="Title"/>
        <w:rPr>
          <w:sz w:val="24"/>
          <w:szCs w:val="24"/>
        </w:rPr>
      </w:pPr>
    </w:p>
    <w:p w14:paraId="624408B6" w14:textId="77777777" w:rsidR="007B4C88" w:rsidRDefault="00FE5712" w:rsidP="00FE5712">
      <w:pPr>
        <w:pStyle w:val="Title"/>
        <w:rPr>
          <w:sz w:val="24"/>
          <w:szCs w:val="24"/>
        </w:rPr>
      </w:pPr>
      <w:r>
        <w:rPr>
          <w:noProof/>
          <w:sz w:val="24"/>
          <w:szCs w:val="24"/>
        </w:rPr>
        <w:drawing>
          <wp:inline distT="0" distB="0" distL="0" distR="0" wp14:anchorId="7B0B2049" wp14:editId="74E28182">
            <wp:extent cx="4915433" cy="38404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4-14 at 20.20.31.png"/>
                    <pic:cNvPicPr/>
                  </pic:nvPicPr>
                  <pic:blipFill>
                    <a:blip r:embed="rId11">
                      <a:extLst>
                        <a:ext uri="{28A0092B-C50C-407E-A947-70E740481C1C}">
                          <a14:useLocalDpi xmlns:a14="http://schemas.microsoft.com/office/drawing/2010/main" val="0"/>
                        </a:ext>
                      </a:extLst>
                    </a:blip>
                    <a:stretch>
                      <a:fillRect/>
                    </a:stretch>
                  </pic:blipFill>
                  <pic:spPr>
                    <a:xfrm>
                      <a:off x="0" y="0"/>
                      <a:ext cx="4925249" cy="3848113"/>
                    </a:xfrm>
                    <a:prstGeom prst="rect">
                      <a:avLst/>
                    </a:prstGeom>
                  </pic:spPr>
                </pic:pic>
              </a:graphicData>
            </a:graphic>
          </wp:inline>
        </w:drawing>
      </w:r>
    </w:p>
    <w:p w14:paraId="670F15E4" w14:textId="77777777" w:rsidR="007B4C88" w:rsidRDefault="00987E97" w:rsidP="00FE5712">
      <w:pPr>
        <w:pStyle w:val="Title"/>
      </w:pPr>
      <w:r>
        <w:rPr>
          <w:sz w:val="24"/>
          <w:szCs w:val="24"/>
        </w:rPr>
        <w:t>Figure 2.3 Setup page of Bluetooth</w:t>
      </w:r>
    </w:p>
    <w:p w14:paraId="48C7BB9F" w14:textId="77777777" w:rsidR="007B4C88" w:rsidRDefault="00987E97" w:rsidP="00FE5712">
      <w:pPr>
        <w:pStyle w:val="Title"/>
      </w:pPr>
      <w:r>
        <w:rPr>
          <w:noProof/>
        </w:rPr>
        <w:lastRenderedPageBreak/>
        <w:drawing>
          <wp:inline distT="114300" distB="114300" distL="114300" distR="114300" wp14:anchorId="05682682" wp14:editId="0799F211">
            <wp:extent cx="1765935" cy="3383244"/>
            <wp:effectExtent l="0" t="0" r="12065" b="0"/>
            <wp:docPr id="2" name="image03.png" descr="image191502.jpg"/>
            <wp:cNvGraphicFramePr/>
            <a:graphic xmlns:a="http://schemas.openxmlformats.org/drawingml/2006/main">
              <a:graphicData uri="http://schemas.openxmlformats.org/drawingml/2006/picture">
                <pic:pic xmlns:pic="http://schemas.openxmlformats.org/drawingml/2006/picture">
                  <pic:nvPicPr>
                    <pic:cNvPr id="0" name="image03.png" descr="image191502.jpg"/>
                    <pic:cNvPicPr preferRelativeResize="0"/>
                  </pic:nvPicPr>
                  <pic:blipFill>
                    <a:blip r:embed="rId12"/>
                    <a:srcRect/>
                    <a:stretch>
                      <a:fillRect/>
                    </a:stretch>
                  </pic:blipFill>
                  <pic:spPr>
                    <a:xfrm>
                      <a:off x="0" y="0"/>
                      <a:ext cx="1767310" cy="3385877"/>
                    </a:xfrm>
                    <a:prstGeom prst="rect">
                      <a:avLst/>
                    </a:prstGeom>
                    <a:ln/>
                  </pic:spPr>
                </pic:pic>
              </a:graphicData>
            </a:graphic>
          </wp:inline>
        </w:drawing>
      </w:r>
    </w:p>
    <w:p w14:paraId="31759CE7" w14:textId="77777777" w:rsidR="007B4C88" w:rsidRDefault="00987E97" w:rsidP="00FE5712">
      <w:pPr>
        <w:pStyle w:val="Title"/>
        <w:rPr>
          <w:sz w:val="24"/>
          <w:szCs w:val="24"/>
        </w:rPr>
      </w:pPr>
      <w:r>
        <w:rPr>
          <w:sz w:val="24"/>
          <w:szCs w:val="24"/>
        </w:rPr>
        <w:t>Figure 2.4 Main Menu of Barbot Application</w:t>
      </w:r>
    </w:p>
    <w:p w14:paraId="0811111B" w14:textId="77777777" w:rsidR="00FE5712" w:rsidRPr="00FE5712" w:rsidRDefault="00FE5712" w:rsidP="00FE5712"/>
    <w:p w14:paraId="11C9DB5B" w14:textId="77777777" w:rsidR="007B4C88" w:rsidRDefault="00FE5712" w:rsidP="00FE5712">
      <w:pPr>
        <w:jc w:val="center"/>
      </w:pPr>
      <w:r>
        <w:rPr>
          <w:noProof/>
        </w:rPr>
        <w:drawing>
          <wp:inline distT="0" distB="0" distL="0" distR="0" wp14:anchorId="66570E8B" wp14:editId="34D5D233">
            <wp:extent cx="5194935" cy="4073806"/>
            <wp:effectExtent l="0" t="0" r="1206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4-14 at 20.22.56.png"/>
                    <pic:cNvPicPr/>
                  </pic:nvPicPr>
                  <pic:blipFill>
                    <a:blip r:embed="rId13">
                      <a:extLst>
                        <a:ext uri="{28A0092B-C50C-407E-A947-70E740481C1C}">
                          <a14:useLocalDpi xmlns:a14="http://schemas.microsoft.com/office/drawing/2010/main" val="0"/>
                        </a:ext>
                      </a:extLst>
                    </a:blip>
                    <a:stretch>
                      <a:fillRect/>
                    </a:stretch>
                  </pic:blipFill>
                  <pic:spPr>
                    <a:xfrm>
                      <a:off x="0" y="0"/>
                      <a:ext cx="5202872" cy="4080030"/>
                    </a:xfrm>
                    <a:prstGeom prst="rect">
                      <a:avLst/>
                    </a:prstGeom>
                  </pic:spPr>
                </pic:pic>
              </a:graphicData>
            </a:graphic>
          </wp:inline>
        </w:drawing>
      </w:r>
    </w:p>
    <w:p w14:paraId="07F0DB6C" w14:textId="77777777" w:rsidR="007B4C88" w:rsidRDefault="00987E97" w:rsidP="00FE5712">
      <w:pPr>
        <w:jc w:val="center"/>
        <w:rPr>
          <w:b/>
        </w:rPr>
      </w:pPr>
      <w:r>
        <w:rPr>
          <w:b/>
        </w:rPr>
        <w:t>Figure 2.5 Drink Menu</w:t>
      </w:r>
    </w:p>
    <w:p w14:paraId="3E1E7BE7" w14:textId="77777777" w:rsidR="007B4C88" w:rsidRDefault="007B4C88">
      <w:pPr>
        <w:pStyle w:val="Title"/>
        <w:jc w:val="left"/>
        <w:rPr>
          <w:sz w:val="24"/>
          <w:szCs w:val="24"/>
        </w:rPr>
      </w:pPr>
    </w:p>
    <w:p w14:paraId="32841334" w14:textId="77777777" w:rsidR="007B4C88" w:rsidRDefault="00987E97">
      <w:pPr>
        <w:pStyle w:val="Title"/>
        <w:numPr>
          <w:ilvl w:val="0"/>
          <w:numId w:val="8"/>
        </w:numPr>
        <w:ind w:hanging="360"/>
        <w:jc w:val="left"/>
        <w:rPr>
          <w:sz w:val="24"/>
          <w:szCs w:val="24"/>
        </w:rPr>
      </w:pPr>
      <w:r>
        <w:rPr>
          <w:sz w:val="24"/>
          <w:szCs w:val="24"/>
        </w:rPr>
        <w:t>Setup Instructions</w:t>
      </w:r>
    </w:p>
    <w:p w14:paraId="0FE173E8" w14:textId="77777777" w:rsidR="007B4C88" w:rsidRDefault="007B4C88">
      <w:pPr>
        <w:pStyle w:val="Title"/>
        <w:ind w:left="360"/>
        <w:jc w:val="left"/>
        <w:rPr>
          <w:sz w:val="24"/>
          <w:szCs w:val="24"/>
        </w:rPr>
      </w:pPr>
    </w:p>
    <w:p w14:paraId="57283FBB" w14:textId="77777777" w:rsidR="007B4C88" w:rsidRDefault="00987E97">
      <w:pPr>
        <w:pStyle w:val="Title"/>
        <w:jc w:val="left"/>
        <w:rPr>
          <w:b w:val="0"/>
          <w:sz w:val="24"/>
          <w:szCs w:val="24"/>
        </w:rPr>
      </w:pPr>
      <w:r>
        <w:rPr>
          <w:b w:val="0"/>
          <w:sz w:val="24"/>
          <w:szCs w:val="24"/>
        </w:rPr>
        <w:t>To ensure Barbot can work properly, here are the setup instruction users need to follow:</w:t>
      </w:r>
    </w:p>
    <w:p w14:paraId="3E21C878" w14:textId="77777777" w:rsidR="007B4C88" w:rsidRDefault="007B4C88">
      <w:pPr>
        <w:pStyle w:val="Title"/>
        <w:jc w:val="left"/>
        <w:rPr>
          <w:b w:val="0"/>
          <w:sz w:val="24"/>
          <w:szCs w:val="24"/>
        </w:rPr>
      </w:pPr>
    </w:p>
    <w:p w14:paraId="31146DC6" w14:textId="77777777" w:rsidR="007B4C88" w:rsidRDefault="00987E97">
      <w:pPr>
        <w:pStyle w:val="Title"/>
        <w:numPr>
          <w:ilvl w:val="0"/>
          <w:numId w:val="2"/>
        </w:numPr>
        <w:ind w:hanging="360"/>
        <w:jc w:val="left"/>
        <w:rPr>
          <w:b w:val="0"/>
          <w:sz w:val="24"/>
          <w:szCs w:val="24"/>
        </w:rPr>
      </w:pPr>
      <w:r>
        <w:rPr>
          <w:b w:val="0"/>
          <w:sz w:val="24"/>
          <w:szCs w:val="24"/>
        </w:rPr>
        <w:t xml:space="preserve">Place Babot on a </w:t>
      </w:r>
      <w:r>
        <w:rPr>
          <w:sz w:val="24"/>
          <w:szCs w:val="24"/>
        </w:rPr>
        <w:t>horizontal plane</w:t>
      </w:r>
      <w:r>
        <w:rPr>
          <w:b w:val="0"/>
          <w:sz w:val="24"/>
          <w:szCs w:val="24"/>
        </w:rPr>
        <w:t>.</w:t>
      </w:r>
    </w:p>
    <w:p w14:paraId="77C41806" w14:textId="77777777" w:rsidR="007B4C88" w:rsidRDefault="00987E97">
      <w:pPr>
        <w:pStyle w:val="Title"/>
        <w:numPr>
          <w:ilvl w:val="0"/>
          <w:numId w:val="2"/>
        </w:numPr>
        <w:ind w:hanging="360"/>
        <w:jc w:val="left"/>
        <w:rPr>
          <w:b w:val="0"/>
          <w:sz w:val="24"/>
          <w:szCs w:val="24"/>
        </w:rPr>
      </w:pPr>
      <w:r>
        <w:rPr>
          <w:sz w:val="24"/>
          <w:szCs w:val="24"/>
        </w:rPr>
        <w:t>Plug Barbot</w:t>
      </w:r>
      <w:r>
        <w:rPr>
          <w:b w:val="0"/>
          <w:sz w:val="24"/>
          <w:szCs w:val="24"/>
        </w:rPr>
        <w:t xml:space="preserve"> into the </w:t>
      </w:r>
      <w:r>
        <w:rPr>
          <w:sz w:val="24"/>
          <w:szCs w:val="24"/>
        </w:rPr>
        <w:t>outlet</w:t>
      </w:r>
      <w:r>
        <w:rPr>
          <w:b w:val="0"/>
          <w:sz w:val="24"/>
          <w:szCs w:val="24"/>
        </w:rPr>
        <w:t xml:space="preserve"> on the wall.</w:t>
      </w:r>
    </w:p>
    <w:p w14:paraId="38DA88E1" w14:textId="77777777" w:rsidR="007B4C88" w:rsidRDefault="00987E97">
      <w:pPr>
        <w:pStyle w:val="Title"/>
        <w:numPr>
          <w:ilvl w:val="0"/>
          <w:numId w:val="2"/>
        </w:numPr>
        <w:ind w:hanging="360"/>
        <w:jc w:val="left"/>
        <w:rPr>
          <w:b w:val="0"/>
          <w:sz w:val="24"/>
          <w:szCs w:val="24"/>
        </w:rPr>
      </w:pPr>
      <w:r>
        <w:rPr>
          <w:sz w:val="24"/>
          <w:szCs w:val="24"/>
        </w:rPr>
        <w:t>Place your glass direct on the top of circle sign</w:t>
      </w:r>
      <w:r>
        <w:rPr>
          <w:b w:val="0"/>
          <w:sz w:val="24"/>
          <w:szCs w:val="24"/>
        </w:rPr>
        <w:t xml:space="preserve"> of the platform. The circle sign signifies the position of the glass should be placed. </w:t>
      </w:r>
    </w:p>
    <w:p w14:paraId="32C1EC64" w14:textId="77777777" w:rsidR="007B4C88" w:rsidRDefault="00987E97">
      <w:pPr>
        <w:pStyle w:val="Title"/>
        <w:numPr>
          <w:ilvl w:val="0"/>
          <w:numId w:val="2"/>
        </w:numPr>
        <w:ind w:hanging="360"/>
        <w:jc w:val="left"/>
        <w:rPr>
          <w:b w:val="0"/>
          <w:sz w:val="24"/>
          <w:szCs w:val="24"/>
        </w:rPr>
      </w:pPr>
      <w:r>
        <w:rPr>
          <w:sz w:val="24"/>
          <w:szCs w:val="24"/>
        </w:rPr>
        <w:t>Turn on Bluetooth</w:t>
      </w:r>
      <w:r>
        <w:rPr>
          <w:b w:val="0"/>
          <w:sz w:val="24"/>
          <w:szCs w:val="24"/>
        </w:rPr>
        <w:t xml:space="preserve"> on your phone, and connect the Bluetooth of your phone with Barbot.</w:t>
      </w:r>
    </w:p>
    <w:p w14:paraId="54968B33" w14:textId="77777777" w:rsidR="007B4C88" w:rsidRDefault="00987E97">
      <w:pPr>
        <w:pStyle w:val="Title"/>
        <w:numPr>
          <w:ilvl w:val="0"/>
          <w:numId w:val="2"/>
        </w:numPr>
        <w:ind w:hanging="360"/>
        <w:jc w:val="left"/>
        <w:rPr>
          <w:b w:val="0"/>
          <w:sz w:val="24"/>
          <w:szCs w:val="24"/>
        </w:rPr>
      </w:pPr>
      <w:r>
        <w:rPr>
          <w:b w:val="0"/>
          <w:sz w:val="24"/>
          <w:szCs w:val="24"/>
        </w:rPr>
        <w:t xml:space="preserve">Open you </w:t>
      </w:r>
      <w:r>
        <w:rPr>
          <w:sz w:val="24"/>
          <w:szCs w:val="24"/>
        </w:rPr>
        <w:t>Barbot application</w:t>
      </w:r>
      <w:r>
        <w:rPr>
          <w:b w:val="0"/>
          <w:sz w:val="24"/>
          <w:szCs w:val="24"/>
        </w:rPr>
        <w:t>.</w:t>
      </w:r>
    </w:p>
    <w:p w14:paraId="2E66F952" w14:textId="77777777" w:rsidR="007B4C88" w:rsidRDefault="00987E97">
      <w:pPr>
        <w:pStyle w:val="Title"/>
        <w:numPr>
          <w:ilvl w:val="0"/>
          <w:numId w:val="2"/>
        </w:numPr>
        <w:ind w:hanging="360"/>
        <w:jc w:val="left"/>
        <w:rPr>
          <w:b w:val="0"/>
          <w:sz w:val="24"/>
          <w:szCs w:val="24"/>
        </w:rPr>
      </w:pPr>
      <w:r>
        <w:rPr>
          <w:sz w:val="24"/>
          <w:szCs w:val="24"/>
        </w:rPr>
        <w:t>Make you choice of the drink</w:t>
      </w:r>
      <w:r>
        <w:rPr>
          <w:b w:val="0"/>
          <w:sz w:val="24"/>
          <w:szCs w:val="24"/>
        </w:rPr>
        <w:t>. There are totally two portions on the menu. The first portion is default menu drink, and the second portion is for costuming drink.</w:t>
      </w:r>
    </w:p>
    <w:p w14:paraId="3F7797CE" w14:textId="77777777" w:rsidR="007B4C88" w:rsidRDefault="00987E97">
      <w:pPr>
        <w:pStyle w:val="Title"/>
        <w:numPr>
          <w:ilvl w:val="0"/>
          <w:numId w:val="2"/>
        </w:numPr>
        <w:ind w:hanging="360"/>
        <w:jc w:val="left"/>
        <w:rPr>
          <w:b w:val="0"/>
          <w:sz w:val="24"/>
          <w:szCs w:val="24"/>
        </w:rPr>
      </w:pPr>
      <w:r>
        <w:rPr>
          <w:b w:val="0"/>
          <w:sz w:val="24"/>
          <w:szCs w:val="24"/>
        </w:rPr>
        <w:t xml:space="preserve">The above should be </w:t>
      </w:r>
      <w:r>
        <w:rPr>
          <w:sz w:val="24"/>
          <w:szCs w:val="24"/>
        </w:rPr>
        <w:t>repeated</w:t>
      </w:r>
      <w:r>
        <w:rPr>
          <w:b w:val="0"/>
          <w:sz w:val="24"/>
          <w:szCs w:val="24"/>
        </w:rPr>
        <w:t xml:space="preserve"> after every time you turn on the Barbot.</w:t>
      </w:r>
    </w:p>
    <w:p w14:paraId="6A078B95" w14:textId="77777777" w:rsidR="007B4C88" w:rsidRDefault="007B4C88">
      <w:pPr>
        <w:pStyle w:val="Title"/>
        <w:ind w:left="720"/>
        <w:jc w:val="left"/>
        <w:rPr>
          <w:b w:val="0"/>
          <w:sz w:val="24"/>
          <w:szCs w:val="24"/>
        </w:rPr>
      </w:pPr>
    </w:p>
    <w:p w14:paraId="3E82B37D" w14:textId="77777777" w:rsidR="007B4C88" w:rsidRDefault="007B4C88">
      <w:pPr>
        <w:pStyle w:val="Title"/>
        <w:jc w:val="left"/>
        <w:rPr>
          <w:sz w:val="24"/>
          <w:szCs w:val="24"/>
        </w:rPr>
      </w:pPr>
    </w:p>
    <w:p w14:paraId="372C8C84" w14:textId="77777777" w:rsidR="007B4C88" w:rsidRDefault="00987E97">
      <w:pPr>
        <w:pStyle w:val="Title"/>
        <w:numPr>
          <w:ilvl w:val="0"/>
          <w:numId w:val="8"/>
        </w:numPr>
        <w:ind w:hanging="360"/>
        <w:jc w:val="left"/>
        <w:rPr>
          <w:sz w:val="24"/>
          <w:szCs w:val="24"/>
        </w:rPr>
      </w:pPr>
      <w:r>
        <w:rPr>
          <w:sz w:val="24"/>
          <w:szCs w:val="24"/>
        </w:rPr>
        <w:t>Usage Instructions</w:t>
      </w:r>
    </w:p>
    <w:p w14:paraId="43177015" w14:textId="77777777" w:rsidR="007B4C88" w:rsidRDefault="00987E97">
      <w:pPr>
        <w:spacing w:before="100" w:after="100"/>
      </w:pPr>
      <w:bookmarkStart w:id="7" w:name="_gjdgxs" w:colFirst="0" w:colLast="0"/>
      <w:bookmarkEnd w:id="7"/>
      <w:r>
        <w:t xml:space="preserve">Now that you have set up Barbot as per the steps in section 3.0, the following general instructions will help you during you use Barbot. They are broken down into sections for Default Drink Instruction, Custom Drink Instruction, and Maintain Instruction. </w:t>
      </w:r>
    </w:p>
    <w:p w14:paraId="75339E15" w14:textId="77777777" w:rsidR="007B4C88" w:rsidRDefault="007B4C88">
      <w:pPr>
        <w:pStyle w:val="Title"/>
        <w:ind w:left="360"/>
        <w:jc w:val="left"/>
        <w:rPr>
          <w:b w:val="0"/>
          <w:sz w:val="24"/>
          <w:szCs w:val="24"/>
        </w:rPr>
      </w:pPr>
    </w:p>
    <w:p w14:paraId="58447E45" w14:textId="77777777" w:rsidR="007B4C88" w:rsidRDefault="00987E97">
      <w:pPr>
        <w:pStyle w:val="Title"/>
        <w:ind w:left="720"/>
        <w:jc w:val="left"/>
        <w:rPr>
          <w:sz w:val="24"/>
          <w:szCs w:val="24"/>
        </w:rPr>
      </w:pPr>
      <w:r>
        <w:rPr>
          <w:sz w:val="24"/>
          <w:szCs w:val="24"/>
        </w:rPr>
        <w:t>Default Drink Instruction:</w:t>
      </w:r>
    </w:p>
    <w:p w14:paraId="56ACF39C" w14:textId="77777777" w:rsidR="007B4C88" w:rsidRDefault="00987E97">
      <w:pPr>
        <w:pStyle w:val="Title"/>
        <w:numPr>
          <w:ilvl w:val="0"/>
          <w:numId w:val="3"/>
        </w:numPr>
        <w:ind w:hanging="360"/>
        <w:jc w:val="left"/>
        <w:rPr>
          <w:b w:val="0"/>
          <w:sz w:val="24"/>
          <w:szCs w:val="24"/>
        </w:rPr>
      </w:pPr>
      <w:r>
        <w:rPr>
          <w:b w:val="0"/>
          <w:sz w:val="24"/>
          <w:szCs w:val="24"/>
        </w:rPr>
        <w:t>Simply click on your choice, and there will be confirmation page for your choice.</w:t>
      </w:r>
    </w:p>
    <w:p w14:paraId="440A79A5" w14:textId="77777777" w:rsidR="007B4C88" w:rsidRDefault="00987E97">
      <w:pPr>
        <w:pStyle w:val="Title"/>
        <w:numPr>
          <w:ilvl w:val="0"/>
          <w:numId w:val="3"/>
        </w:numPr>
        <w:ind w:hanging="360"/>
        <w:jc w:val="left"/>
        <w:rPr>
          <w:b w:val="0"/>
          <w:sz w:val="24"/>
          <w:szCs w:val="24"/>
        </w:rPr>
      </w:pPr>
      <w:r>
        <w:rPr>
          <w:b w:val="0"/>
          <w:sz w:val="24"/>
          <w:szCs w:val="24"/>
        </w:rPr>
        <w:t xml:space="preserve">Click on YES, Barbot will start preparing your drink. </w:t>
      </w:r>
    </w:p>
    <w:p w14:paraId="60E97DD7" w14:textId="77777777" w:rsidR="007B4C88" w:rsidRDefault="00987E97">
      <w:pPr>
        <w:pStyle w:val="Title"/>
        <w:numPr>
          <w:ilvl w:val="0"/>
          <w:numId w:val="3"/>
        </w:numPr>
        <w:ind w:hanging="360"/>
        <w:jc w:val="left"/>
        <w:rPr>
          <w:b w:val="0"/>
          <w:sz w:val="24"/>
          <w:szCs w:val="24"/>
        </w:rPr>
      </w:pPr>
      <w:r>
        <w:rPr>
          <w:b w:val="0"/>
          <w:sz w:val="24"/>
          <w:szCs w:val="24"/>
        </w:rPr>
        <w:t xml:space="preserve">If click on No, you will go back to the menu page, and you can make a new choice. Repeat </w:t>
      </w:r>
      <w:r>
        <w:rPr>
          <w:sz w:val="24"/>
          <w:szCs w:val="24"/>
        </w:rPr>
        <w:t>Default Drink Instruction</w:t>
      </w:r>
      <w:r>
        <w:rPr>
          <w:b w:val="0"/>
          <w:sz w:val="24"/>
          <w:szCs w:val="24"/>
        </w:rPr>
        <w:t xml:space="preserve"> step 1, 2 and 3.</w:t>
      </w:r>
    </w:p>
    <w:p w14:paraId="788D8535" w14:textId="77777777" w:rsidR="007B4C88" w:rsidRDefault="00987E97">
      <w:pPr>
        <w:pStyle w:val="Title"/>
        <w:numPr>
          <w:ilvl w:val="0"/>
          <w:numId w:val="3"/>
        </w:numPr>
        <w:ind w:hanging="360"/>
        <w:jc w:val="left"/>
        <w:rPr>
          <w:b w:val="0"/>
          <w:sz w:val="24"/>
          <w:szCs w:val="24"/>
        </w:rPr>
      </w:pPr>
      <w:r>
        <w:rPr>
          <w:b w:val="0"/>
          <w:sz w:val="24"/>
          <w:szCs w:val="24"/>
        </w:rPr>
        <w:t xml:space="preserve">When the drink is ready, there will be an information pop-up stating “Your drink is ready. Enjoy!” </w:t>
      </w:r>
    </w:p>
    <w:p w14:paraId="683C35DE" w14:textId="77777777" w:rsidR="007B4C88" w:rsidRDefault="007B4C88">
      <w:pPr>
        <w:pStyle w:val="Title"/>
        <w:ind w:left="1080"/>
        <w:jc w:val="left"/>
        <w:rPr>
          <w:b w:val="0"/>
          <w:sz w:val="24"/>
          <w:szCs w:val="24"/>
        </w:rPr>
      </w:pPr>
    </w:p>
    <w:p w14:paraId="68EB69FA" w14:textId="77777777" w:rsidR="007B4C88" w:rsidRDefault="00987E97">
      <w:pPr>
        <w:pStyle w:val="Title"/>
        <w:ind w:left="720"/>
        <w:jc w:val="left"/>
        <w:rPr>
          <w:sz w:val="24"/>
          <w:szCs w:val="24"/>
        </w:rPr>
      </w:pPr>
      <w:r>
        <w:rPr>
          <w:sz w:val="24"/>
          <w:szCs w:val="24"/>
        </w:rPr>
        <w:t>Custom Drink Instruction:</w:t>
      </w:r>
    </w:p>
    <w:p w14:paraId="2A4D7DFA" w14:textId="77777777" w:rsidR="007B4C88" w:rsidRDefault="00987E97">
      <w:pPr>
        <w:pStyle w:val="Title"/>
        <w:numPr>
          <w:ilvl w:val="0"/>
          <w:numId w:val="4"/>
        </w:numPr>
        <w:ind w:hanging="360"/>
        <w:jc w:val="left"/>
        <w:rPr>
          <w:b w:val="0"/>
          <w:sz w:val="24"/>
          <w:szCs w:val="24"/>
        </w:rPr>
      </w:pPr>
      <w:r>
        <w:rPr>
          <w:b w:val="0"/>
          <w:sz w:val="24"/>
          <w:szCs w:val="24"/>
        </w:rPr>
        <w:t xml:space="preserve">Scroll down the menu, you will see custom drink portion. </w:t>
      </w:r>
    </w:p>
    <w:p w14:paraId="79E6B7B5" w14:textId="77777777" w:rsidR="007B4C88" w:rsidRDefault="00987E97">
      <w:pPr>
        <w:pStyle w:val="Title"/>
        <w:numPr>
          <w:ilvl w:val="0"/>
          <w:numId w:val="4"/>
        </w:numPr>
        <w:ind w:hanging="360"/>
        <w:jc w:val="left"/>
        <w:rPr>
          <w:b w:val="0"/>
          <w:sz w:val="24"/>
          <w:szCs w:val="24"/>
        </w:rPr>
      </w:pPr>
      <w:r>
        <w:rPr>
          <w:b w:val="0"/>
          <w:sz w:val="24"/>
          <w:szCs w:val="24"/>
        </w:rPr>
        <w:t xml:space="preserve">You can make you choice by enter the amount of shots you want in the slot beside the liquor name. </w:t>
      </w:r>
    </w:p>
    <w:p w14:paraId="23229D6E" w14:textId="77777777" w:rsidR="007B4C88" w:rsidRDefault="00987E97">
      <w:pPr>
        <w:pStyle w:val="Title"/>
        <w:numPr>
          <w:ilvl w:val="0"/>
          <w:numId w:val="4"/>
        </w:numPr>
        <w:ind w:hanging="360"/>
        <w:jc w:val="left"/>
        <w:rPr>
          <w:b w:val="0"/>
          <w:sz w:val="24"/>
          <w:szCs w:val="24"/>
        </w:rPr>
      </w:pPr>
      <w:r>
        <w:rPr>
          <w:b w:val="0"/>
          <w:sz w:val="24"/>
          <w:szCs w:val="24"/>
        </w:rPr>
        <w:t xml:space="preserve">You can choose up to 8 shots in total for all the drink you choose. </w:t>
      </w:r>
    </w:p>
    <w:p w14:paraId="01FE5669" w14:textId="790EE219" w:rsidR="007B4C88" w:rsidRDefault="00987E97">
      <w:pPr>
        <w:pStyle w:val="Title"/>
        <w:numPr>
          <w:ilvl w:val="0"/>
          <w:numId w:val="4"/>
        </w:numPr>
        <w:ind w:hanging="360"/>
        <w:jc w:val="left"/>
        <w:rPr>
          <w:b w:val="0"/>
          <w:sz w:val="24"/>
          <w:szCs w:val="24"/>
        </w:rPr>
      </w:pPr>
      <w:r>
        <w:rPr>
          <w:b w:val="0"/>
          <w:sz w:val="24"/>
          <w:szCs w:val="24"/>
        </w:rPr>
        <w:t>After you make you</w:t>
      </w:r>
      <w:ins w:id="8" w:author="Tata Narendra Babu, Varshini" w:date="2017-04-15T22:20:00Z">
        <w:r w:rsidR="00D7221E">
          <w:rPr>
            <w:b w:val="0"/>
            <w:sz w:val="24"/>
            <w:szCs w:val="24"/>
          </w:rPr>
          <w:t>r</w:t>
        </w:r>
      </w:ins>
      <w:r>
        <w:rPr>
          <w:b w:val="0"/>
          <w:sz w:val="24"/>
          <w:szCs w:val="24"/>
        </w:rPr>
        <w:t xml:space="preserve"> choice, there will</w:t>
      </w:r>
      <w:ins w:id="9" w:author="Tata Narendra Babu, Varshini" w:date="2017-04-15T22:20:00Z">
        <w:r w:rsidR="00D7221E">
          <w:rPr>
            <w:b w:val="0"/>
            <w:sz w:val="24"/>
            <w:szCs w:val="24"/>
          </w:rPr>
          <w:t xml:space="preserve"> be</w:t>
        </w:r>
      </w:ins>
      <w:r>
        <w:rPr>
          <w:b w:val="0"/>
          <w:sz w:val="24"/>
          <w:szCs w:val="24"/>
        </w:rPr>
        <w:t xml:space="preserve"> a confirmation page pop up. If you click YES, Barbot will start preparing your custom drink. </w:t>
      </w:r>
    </w:p>
    <w:p w14:paraId="1545BEA2" w14:textId="77777777" w:rsidR="007B4C88" w:rsidRDefault="00987E97">
      <w:pPr>
        <w:pStyle w:val="Title"/>
        <w:numPr>
          <w:ilvl w:val="0"/>
          <w:numId w:val="4"/>
        </w:numPr>
        <w:ind w:hanging="360"/>
        <w:jc w:val="left"/>
        <w:rPr>
          <w:b w:val="0"/>
          <w:sz w:val="24"/>
          <w:szCs w:val="24"/>
        </w:rPr>
      </w:pPr>
      <w:r>
        <w:rPr>
          <w:b w:val="0"/>
          <w:sz w:val="24"/>
          <w:szCs w:val="24"/>
        </w:rPr>
        <w:t xml:space="preserve">If click No, you will go back to the menu page. You can make edit your choice. Repeat step </w:t>
      </w:r>
      <w:r>
        <w:rPr>
          <w:sz w:val="24"/>
          <w:szCs w:val="24"/>
        </w:rPr>
        <w:t xml:space="preserve">Custom Drink Instruction </w:t>
      </w:r>
      <w:r>
        <w:rPr>
          <w:b w:val="0"/>
          <w:sz w:val="24"/>
          <w:szCs w:val="24"/>
        </w:rPr>
        <w:t>step 1, 2, 3, 4 and 5.</w:t>
      </w:r>
    </w:p>
    <w:p w14:paraId="2FAF0115" w14:textId="77777777" w:rsidR="007B4C88" w:rsidRDefault="00987E97">
      <w:pPr>
        <w:pStyle w:val="Title"/>
        <w:numPr>
          <w:ilvl w:val="0"/>
          <w:numId w:val="4"/>
        </w:numPr>
        <w:ind w:hanging="360"/>
        <w:jc w:val="left"/>
        <w:rPr>
          <w:b w:val="0"/>
          <w:sz w:val="24"/>
          <w:szCs w:val="24"/>
        </w:rPr>
      </w:pPr>
      <w:r>
        <w:rPr>
          <w:b w:val="0"/>
          <w:sz w:val="24"/>
          <w:szCs w:val="24"/>
        </w:rPr>
        <w:t>When the drink is ready, there will be an information pop-up stating “Your drink is ready. Enjoy!”</w:t>
      </w:r>
    </w:p>
    <w:p w14:paraId="67C93DE5" w14:textId="77777777" w:rsidR="007B4C88" w:rsidRDefault="007B4C88">
      <w:pPr>
        <w:pStyle w:val="Title"/>
        <w:ind w:left="720"/>
        <w:jc w:val="left"/>
        <w:rPr>
          <w:b w:val="0"/>
          <w:sz w:val="24"/>
          <w:szCs w:val="24"/>
        </w:rPr>
      </w:pPr>
    </w:p>
    <w:p w14:paraId="2E586E08" w14:textId="77777777" w:rsidR="007B4C88" w:rsidRDefault="00987E97">
      <w:pPr>
        <w:pStyle w:val="Title"/>
        <w:ind w:left="720"/>
        <w:jc w:val="left"/>
        <w:rPr>
          <w:sz w:val="24"/>
          <w:szCs w:val="24"/>
        </w:rPr>
      </w:pPr>
      <w:r>
        <w:rPr>
          <w:sz w:val="24"/>
          <w:szCs w:val="24"/>
        </w:rPr>
        <w:t>Maintain Instruction:</w:t>
      </w:r>
    </w:p>
    <w:p w14:paraId="1181FBB5" w14:textId="77777777" w:rsidR="007B4C88" w:rsidRDefault="00987E97">
      <w:pPr>
        <w:pStyle w:val="Title"/>
        <w:numPr>
          <w:ilvl w:val="0"/>
          <w:numId w:val="5"/>
        </w:numPr>
        <w:ind w:hanging="360"/>
        <w:jc w:val="left"/>
        <w:rPr>
          <w:b w:val="0"/>
          <w:sz w:val="24"/>
          <w:szCs w:val="24"/>
        </w:rPr>
      </w:pPr>
      <w:r>
        <w:rPr>
          <w:b w:val="0"/>
          <w:sz w:val="24"/>
          <w:szCs w:val="24"/>
        </w:rPr>
        <w:t>If you see liquid around the control module, wipe of the control module ASAP for avoid further damage or unintended danger.</w:t>
      </w:r>
    </w:p>
    <w:p w14:paraId="42A1F737" w14:textId="77777777" w:rsidR="007B4C88" w:rsidRDefault="00987E97">
      <w:pPr>
        <w:pStyle w:val="Title"/>
        <w:numPr>
          <w:ilvl w:val="0"/>
          <w:numId w:val="5"/>
        </w:numPr>
        <w:ind w:hanging="360"/>
        <w:jc w:val="left"/>
        <w:rPr>
          <w:b w:val="0"/>
          <w:sz w:val="24"/>
          <w:szCs w:val="24"/>
        </w:rPr>
      </w:pPr>
      <w:r>
        <w:rPr>
          <w:b w:val="0"/>
          <w:sz w:val="24"/>
          <w:szCs w:val="24"/>
        </w:rPr>
        <w:lastRenderedPageBreak/>
        <w:t>There is a Reset button on the control module. This button is used for suspending Barbot during its working. Unless critical situation, better don’t play around with that button.</w:t>
      </w:r>
    </w:p>
    <w:p w14:paraId="5A95D61D" w14:textId="3ED688EF" w:rsidR="007B4C88" w:rsidRDefault="00987E97">
      <w:pPr>
        <w:pStyle w:val="Title"/>
        <w:numPr>
          <w:ilvl w:val="0"/>
          <w:numId w:val="5"/>
        </w:numPr>
        <w:ind w:hanging="360"/>
        <w:jc w:val="left"/>
        <w:rPr>
          <w:b w:val="0"/>
          <w:sz w:val="24"/>
          <w:szCs w:val="24"/>
        </w:rPr>
      </w:pPr>
      <w:r>
        <w:rPr>
          <w:b w:val="0"/>
          <w:sz w:val="24"/>
          <w:szCs w:val="24"/>
        </w:rPr>
        <w:t xml:space="preserve">Don’t forget </w:t>
      </w:r>
      <w:ins w:id="10" w:author="Tata Narendra Babu, Varshini" w:date="2017-04-15T22:21:00Z">
        <w:r w:rsidR="00D7221E">
          <w:rPr>
            <w:b w:val="0"/>
            <w:sz w:val="24"/>
            <w:szCs w:val="24"/>
          </w:rPr>
          <w:t xml:space="preserve">to </w:t>
        </w:r>
      </w:ins>
      <w:r>
        <w:rPr>
          <w:b w:val="0"/>
          <w:sz w:val="24"/>
          <w:szCs w:val="24"/>
        </w:rPr>
        <w:t>unplug Barbot from power source after using it. This will protect the circuit in the control module, which can prolong its lifespan.</w:t>
      </w:r>
    </w:p>
    <w:p w14:paraId="41440E45" w14:textId="611D614D" w:rsidR="007B4C88" w:rsidRDefault="00987E97">
      <w:pPr>
        <w:pStyle w:val="Title"/>
        <w:numPr>
          <w:ilvl w:val="0"/>
          <w:numId w:val="5"/>
        </w:numPr>
        <w:ind w:hanging="360"/>
        <w:jc w:val="left"/>
        <w:rPr>
          <w:b w:val="0"/>
          <w:sz w:val="24"/>
          <w:szCs w:val="24"/>
        </w:rPr>
      </w:pPr>
      <w:r>
        <w:rPr>
          <w:b w:val="0"/>
          <w:sz w:val="24"/>
          <w:szCs w:val="24"/>
        </w:rPr>
        <w:t xml:space="preserve">Don’t unplug Barbot </w:t>
      </w:r>
      <w:del w:id="11" w:author="Tata Narendra Babu, Varshini" w:date="2017-04-15T22:22:00Z">
        <w:r w:rsidDel="00D7221E">
          <w:rPr>
            <w:b w:val="0"/>
            <w:sz w:val="24"/>
            <w:szCs w:val="24"/>
          </w:rPr>
          <w:delText xml:space="preserve">during </w:delText>
        </w:r>
      </w:del>
      <w:ins w:id="12" w:author="Tata Narendra Babu, Varshini" w:date="2017-04-15T22:22:00Z">
        <w:r w:rsidR="00D7221E">
          <w:rPr>
            <w:b w:val="0"/>
            <w:sz w:val="24"/>
            <w:szCs w:val="24"/>
          </w:rPr>
          <w:t xml:space="preserve">while </w:t>
        </w:r>
      </w:ins>
      <w:r>
        <w:rPr>
          <w:b w:val="0"/>
          <w:sz w:val="24"/>
          <w:szCs w:val="24"/>
        </w:rPr>
        <w:t xml:space="preserve">it is working </w:t>
      </w:r>
      <w:del w:id="13" w:author="Tata Narendra Babu, Varshini" w:date="2017-04-15T22:22:00Z">
        <w:r w:rsidDel="00D7221E">
          <w:rPr>
            <w:b w:val="0"/>
            <w:sz w:val="24"/>
            <w:szCs w:val="24"/>
          </w:rPr>
          <w:delText xml:space="preserve">for </w:delText>
        </w:r>
      </w:del>
      <w:ins w:id="14" w:author="Tata Narendra Babu, Varshini" w:date="2017-04-15T22:22:00Z">
        <w:r w:rsidR="00D7221E">
          <w:rPr>
            <w:b w:val="0"/>
            <w:sz w:val="24"/>
            <w:szCs w:val="24"/>
          </w:rPr>
          <w:t xml:space="preserve">to </w:t>
        </w:r>
      </w:ins>
      <w:r>
        <w:rPr>
          <w:b w:val="0"/>
          <w:sz w:val="24"/>
          <w:szCs w:val="24"/>
        </w:rPr>
        <w:t>avoid unpredictable situation</w:t>
      </w:r>
      <w:ins w:id="15" w:author="Tata Narendra Babu, Varshini" w:date="2017-04-15T22:22:00Z">
        <w:r w:rsidR="00D7221E">
          <w:rPr>
            <w:b w:val="0"/>
            <w:sz w:val="24"/>
            <w:szCs w:val="24"/>
          </w:rPr>
          <w:t>s</w:t>
        </w:r>
      </w:ins>
      <w:r>
        <w:rPr>
          <w:b w:val="0"/>
          <w:sz w:val="24"/>
          <w:szCs w:val="24"/>
        </w:rPr>
        <w:t xml:space="preserve"> when you</w:t>
      </w:r>
      <w:ins w:id="16" w:author="Tata Narendra Babu, Varshini" w:date="2017-04-15T22:22:00Z">
        <w:r w:rsidR="00D7221E">
          <w:rPr>
            <w:b w:val="0"/>
            <w:sz w:val="24"/>
            <w:szCs w:val="24"/>
          </w:rPr>
          <w:t xml:space="preserve"> plug in</w:t>
        </w:r>
      </w:ins>
      <w:r>
        <w:rPr>
          <w:b w:val="0"/>
          <w:sz w:val="24"/>
          <w:szCs w:val="24"/>
        </w:rPr>
        <w:t xml:space="preserve"> next time</w:t>
      </w:r>
      <w:del w:id="17" w:author="Tata Narendra Babu, Varshini" w:date="2017-04-15T22:22:00Z">
        <w:r w:rsidDel="00D7221E">
          <w:rPr>
            <w:b w:val="0"/>
            <w:sz w:val="24"/>
            <w:szCs w:val="24"/>
          </w:rPr>
          <w:delText xml:space="preserve"> using it</w:delText>
        </w:r>
      </w:del>
      <w:r>
        <w:rPr>
          <w:b w:val="0"/>
          <w:sz w:val="24"/>
          <w:szCs w:val="24"/>
        </w:rPr>
        <w:t>.</w:t>
      </w:r>
    </w:p>
    <w:p w14:paraId="6AE450F2" w14:textId="77777777" w:rsidR="007B4C88" w:rsidRDefault="00987E97">
      <w:pPr>
        <w:pStyle w:val="Title"/>
        <w:numPr>
          <w:ilvl w:val="0"/>
          <w:numId w:val="5"/>
        </w:numPr>
        <w:ind w:hanging="360"/>
        <w:jc w:val="left"/>
        <w:rPr>
          <w:b w:val="0"/>
          <w:sz w:val="24"/>
          <w:szCs w:val="24"/>
        </w:rPr>
      </w:pPr>
      <w:r>
        <w:rPr>
          <w:b w:val="0"/>
          <w:sz w:val="24"/>
          <w:szCs w:val="24"/>
        </w:rPr>
        <w:t>Every time replacing the empty bottle from Barbot, remove the bottle with valve together by trigger the trick behind the valve.</w:t>
      </w:r>
    </w:p>
    <w:p w14:paraId="5402329F" w14:textId="77777777" w:rsidR="007B4C88" w:rsidRDefault="007B4C88">
      <w:pPr>
        <w:pStyle w:val="Title"/>
        <w:ind w:left="720"/>
        <w:jc w:val="left"/>
        <w:rPr>
          <w:b w:val="0"/>
          <w:sz w:val="24"/>
          <w:szCs w:val="24"/>
        </w:rPr>
      </w:pPr>
    </w:p>
    <w:p w14:paraId="735CEE60" w14:textId="77777777" w:rsidR="007B4C88" w:rsidRDefault="007B4C88">
      <w:pPr>
        <w:pStyle w:val="Title"/>
        <w:ind w:left="360"/>
        <w:jc w:val="left"/>
        <w:rPr>
          <w:b w:val="0"/>
          <w:color w:val="FF0000"/>
          <w:sz w:val="24"/>
          <w:szCs w:val="24"/>
        </w:rPr>
      </w:pPr>
    </w:p>
    <w:p w14:paraId="4F31D94D" w14:textId="77777777" w:rsidR="007B4C88" w:rsidRDefault="007B4C88">
      <w:pPr>
        <w:pStyle w:val="Title"/>
        <w:jc w:val="left"/>
        <w:rPr>
          <w:b w:val="0"/>
          <w:i/>
          <w:color w:val="FF0000"/>
          <w:sz w:val="24"/>
          <w:szCs w:val="24"/>
        </w:rPr>
      </w:pPr>
    </w:p>
    <w:p w14:paraId="466A45B3" w14:textId="77777777" w:rsidR="007B4C88" w:rsidRDefault="00987E97">
      <w:pPr>
        <w:pStyle w:val="Title"/>
        <w:numPr>
          <w:ilvl w:val="0"/>
          <w:numId w:val="8"/>
        </w:numPr>
        <w:ind w:hanging="360"/>
        <w:jc w:val="left"/>
        <w:rPr>
          <w:sz w:val="24"/>
          <w:szCs w:val="24"/>
        </w:rPr>
      </w:pPr>
      <w:r>
        <w:rPr>
          <w:sz w:val="24"/>
          <w:szCs w:val="24"/>
        </w:rPr>
        <w:t>Troubleshooting Instructions</w:t>
      </w:r>
    </w:p>
    <w:p w14:paraId="7600BEFD" w14:textId="77777777" w:rsidR="007B4C88" w:rsidRDefault="007B4C88">
      <w:pPr>
        <w:pStyle w:val="Title"/>
        <w:ind w:left="360"/>
        <w:jc w:val="left"/>
        <w:rPr>
          <w:sz w:val="24"/>
          <w:szCs w:val="24"/>
        </w:rPr>
      </w:pPr>
    </w:p>
    <w:p w14:paraId="15ABDD62" w14:textId="77777777" w:rsidR="007B4C88" w:rsidRDefault="00987E97">
      <w:pPr>
        <w:pStyle w:val="Title"/>
        <w:numPr>
          <w:ilvl w:val="0"/>
          <w:numId w:val="6"/>
        </w:numPr>
        <w:ind w:hanging="360"/>
        <w:jc w:val="left"/>
        <w:rPr>
          <w:sz w:val="24"/>
          <w:szCs w:val="24"/>
        </w:rPr>
      </w:pPr>
      <w:r>
        <w:rPr>
          <w:sz w:val="24"/>
          <w:szCs w:val="24"/>
        </w:rPr>
        <w:t>Is Barbot turning on?</w:t>
      </w:r>
    </w:p>
    <w:p w14:paraId="7D58BA9C" w14:textId="77777777" w:rsidR="007B4C88" w:rsidRDefault="00987E97">
      <w:pPr>
        <w:pStyle w:val="Title"/>
        <w:ind w:left="1015"/>
        <w:jc w:val="left"/>
        <w:rPr>
          <w:b w:val="0"/>
          <w:sz w:val="24"/>
          <w:szCs w:val="24"/>
        </w:rPr>
      </w:pPr>
      <w:r>
        <w:rPr>
          <w:b w:val="0"/>
          <w:sz w:val="24"/>
          <w:szCs w:val="24"/>
        </w:rPr>
        <w:t>Check whether the Barbot has been plugged into the outlet of the wall, and check the status displayed on the LCD.</w:t>
      </w:r>
    </w:p>
    <w:p w14:paraId="4FFBF3D9" w14:textId="77777777" w:rsidR="007B4C88" w:rsidRDefault="007B4C88">
      <w:pPr>
        <w:pStyle w:val="Title"/>
        <w:jc w:val="left"/>
        <w:rPr>
          <w:b w:val="0"/>
          <w:sz w:val="24"/>
          <w:szCs w:val="24"/>
        </w:rPr>
      </w:pPr>
    </w:p>
    <w:p w14:paraId="0FC6AB5E" w14:textId="77777777" w:rsidR="007B4C88" w:rsidRDefault="00987E97">
      <w:pPr>
        <w:pStyle w:val="Title"/>
        <w:numPr>
          <w:ilvl w:val="0"/>
          <w:numId w:val="6"/>
        </w:numPr>
        <w:ind w:hanging="360"/>
        <w:jc w:val="left"/>
        <w:rPr>
          <w:b w:val="0"/>
          <w:sz w:val="24"/>
          <w:szCs w:val="24"/>
        </w:rPr>
      </w:pPr>
      <w:r>
        <w:rPr>
          <w:sz w:val="24"/>
          <w:szCs w:val="24"/>
        </w:rPr>
        <w:t>Is your phone successfully connected with Barbot?</w:t>
      </w:r>
    </w:p>
    <w:p w14:paraId="53A8FF54" w14:textId="77777777" w:rsidR="007B4C88" w:rsidRDefault="00987E97">
      <w:pPr>
        <w:pStyle w:val="Title"/>
        <w:numPr>
          <w:ilvl w:val="0"/>
          <w:numId w:val="7"/>
        </w:numPr>
        <w:ind w:hanging="360"/>
        <w:jc w:val="left"/>
        <w:rPr>
          <w:b w:val="0"/>
          <w:sz w:val="24"/>
          <w:szCs w:val="24"/>
        </w:rPr>
      </w:pPr>
      <w:r>
        <w:rPr>
          <w:b w:val="0"/>
          <w:sz w:val="24"/>
          <w:szCs w:val="24"/>
        </w:rPr>
        <w:t>Check whether the Bluetooth is turned on on your phone.</w:t>
      </w:r>
    </w:p>
    <w:p w14:paraId="15580C9D" w14:textId="77777777" w:rsidR="007B4C88" w:rsidRDefault="00987E97">
      <w:pPr>
        <w:pStyle w:val="Title"/>
        <w:numPr>
          <w:ilvl w:val="0"/>
          <w:numId w:val="7"/>
        </w:numPr>
        <w:ind w:hanging="360"/>
        <w:jc w:val="left"/>
        <w:rPr>
          <w:b w:val="0"/>
          <w:sz w:val="24"/>
          <w:szCs w:val="24"/>
        </w:rPr>
      </w:pPr>
      <w:r>
        <w:rPr>
          <w:b w:val="0"/>
          <w:sz w:val="24"/>
          <w:szCs w:val="24"/>
        </w:rPr>
        <w:t>Check whether Barbot is turned on (Check last troubleshooting question).</w:t>
      </w:r>
    </w:p>
    <w:p w14:paraId="6DE8A75E" w14:textId="77777777" w:rsidR="007B4C88" w:rsidRDefault="00987E97">
      <w:pPr>
        <w:pStyle w:val="Title"/>
        <w:numPr>
          <w:ilvl w:val="0"/>
          <w:numId w:val="7"/>
        </w:numPr>
        <w:ind w:hanging="360"/>
        <w:jc w:val="left"/>
        <w:rPr>
          <w:b w:val="0"/>
          <w:sz w:val="24"/>
          <w:szCs w:val="24"/>
        </w:rPr>
      </w:pPr>
      <w:commentRangeStart w:id="18"/>
      <w:r>
        <w:rPr>
          <w:b w:val="0"/>
          <w:sz w:val="24"/>
          <w:szCs w:val="24"/>
        </w:rPr>
        <w:t>Check the LCD on the Barbot. This LCD will display the connection status of Barbot.</w:t>
      </w:r>
      <w:commentRangeEnd w:id="18"/>
      <w:r w:rsidR="00D7221E">
        <w:rPr>
          <w:rStyle w:val="CommentReference"/>
          <w:b w:val="0"/>
        </w:rPr>
        <w:commentReference w:id="18"/>
      </w:r>
    </w:p>
    <w:p w14:paraId="1169B42B" w14:textId="77777777" w:rsidR="007B4C88" w:rsidRDefault="007B4C88">
      <w:pPr>
        <w:pStyle w:val="Title"/>
        <w:jc w:val="left"/>
        <w:rPr>
          <w:b w:val="0"/>
          <w:sz w:val="24"/>
          <w:szCs w:val="24"/>
        </w:rPr>
      </w:pPr>
    </w:p>
    <w:p w14:paraId="1F318235" w14:textId="77777777" w:rsidR="007B4C88" w:rsidRDefault="00987E97">
      <w:pPr>
        <w:pStyle w:val="Title"/>
        <w:numPr>
          <w:ilvl w:val="0"/>
          <w:numId w:val="6"/>
        </w:numPr>
        <w:ind w:hanging="360"/>
        <w:jc w:val="left"/>
        <w:rPr>
          <w:b w:val="0"/>
          <w:sz w:val="24"/>
          <w:szCs w:val="24"/>
        </w:rPr>
      </w:pPr>
      <w:r>
        <w:rPr>
          <w:sz w:val="24"/>
          <w:szCs w:val="24"/>
        </w:rPr>
        <w:t>The dispenser can’t dispense the drink</w:t>
      </w:r>
    </w:p>
    <w:p w14:paraId="495CE1A7" w14:textId="77777777" w:rsidR="007B4C88" w:rsidRDefault="00987E97">
      <w:pPr>
        <w:pStyle w:val="Title"/>
        <w:numPr>
          <w:ilvl w:val="0"/>
          <w:numId w:val="9"/>
        </w:numPr>
        <w:ind w:hanging="360"/>
        <w:jc w:val="left"/>
        <w:rPr>
          <w:b w:val="0"/>
          <w:sz w:val="24"/>
          <w:szCs w:val="24"/>
        </w:rPr>
      </w:pPr>
      <w:r>
        <w:rPr>
          <w:b w:val="0"/>
          <w:sz w:val="24"/>
          <w:szCs w:val="24"/>
        </w:rPr>
        <w:t>Check whether the drink bottle is out of drink.</w:t>
      </w:r>
    </w:p>
    <w:p w14:paraId="0B499891" w14:textId="77777777" w:rsidR="007B4C88" w:rsidRDefault="00987E97">
      <w:pPr>
        <w:pStyle w:val="Title"/>
        <w:numPr>
          <w:ilvl w:val="0"/>
          <w:numId w:val="9"/>
        </w:numPr>
        <w:ind w:hanging="360"/>
        <w:jc w:val="left"/>
        <w:rPr>
          <w:b w:val="0"/>
          <w:sz w:val="24"/>
          <w:szCs w:val="24"/>
        </w:rPr>
      </w:pPr>
      <w:r>
        <w:rPr>
          <w:b w:val="0"/>
          <w:sz w:val="24"/>
          <w:szCs w:val="24"/>
        </w:rPr>
        <w:t>Check whether you place the Barbot on an uneven plane, which will cause the linear actuator can’t reach the valve.</w:t>
      </w:r>
    </w:p>
    <w:p w14:paraId="216E9E70" w14:textId="77777777" w:rsidR="007B4C88" w:rsidRDefault="00987E97">
      <w:pPr>
        <w:pStyle w:val="Title"/>
        <w:numPr>
          <w:ilvl w:val="0"/>
          <w:numId w:val="9"/>
        </w:numPr>
        <w:ind w:hanging="360"/>
        <w:jc w:val="left"/>
        <w:rPr>
          <w:b w:val="0"/>
          <w:sz w:val="24"/>
          <w:szCs w:val="24"/>
        </w:rPr>
      </w:pPr>
      <w:r>
        <w:rPr>
          <w:b w:val="0"/>
          <w:sz w:val="24"/>
          <w:szCs w:val="24"/>
        </w:rPr>
        <w:t xml:space="preserve">If you think the valve is blocked, you can call us on 1 800-820-8820 or email use on </w:t>
      </w:r>
      <w:hyperlink r:id="rId14">
        <w:r>
          <w:rPr>
            <w:b w:val="0"/>
            <w:color w:val="0000FF"/>
            <w:sz w:val="24"/>
            <w:szCs w:val="24"/>
            <w:u w:val="single"/>
          </w:rPr>
          <w:t>customerService@barbot.com</w:t>
        </w:r>
      </w:hyperlink>
      <w:r>
        <w:rPr>
          <w:b w:val="0"/>
          <w:sz w:val="24"/>
          <w:szCs w:val="24"/>
        </w:rPr>
        <w:t>, we will then send you a new valve free.</w:t>
      </w:r>
    </w:p>
    <w:p w14:paraId="2BC0E529" w14:textId="77777777" w:rsidR="007B4C88" w:rsidRDefault="007B4C88">
      <w:pPr>
        <w:pStyle w:val="Title"/>
        <w:jc w:val="left"/>
        <w:rPr>
          <w:b w:val="0"/>
          <w:sz w:val="24"/>
          <w:szCs w:val="24"/>
        </w:rPr>
      </w:pPr>
    </w:p>
    <w:p w14:paraId="222431C2" w14:textId="77777777" w:rsidR="007B4C88" w:rsidRDefault="00987E97">
      <w:pPr>
        <w:pStyle w:val="Title"/>
        <w:numPr>
          <w:ilvl w:val="0"/>
          <w:numId w:val="6"/>
        </w:numPr>
        <w:ind w:hanging="360"/>
        <w:jc w:val="left"/>
        <w:rPr>
          <w:b w:val="0"/>
          <w:sz w:val="24"/>
          <w:szCs w:val="24"/>
        </w:rPr>
      </w:pPr>
      <w:r>
        <w:rPr>
          <w:sz w:val="24"/>
          <w:szCs w:val="24"/>
        </w:rPr>
        <w:t>LCD won't display any information</w:t>
      </w:r>
    </w:p>
    <w:p w14:paraId="6195AD7A" w14:textId="77777777" w:rsidR="007B4C88" w:rsidRDefault="00987E97">
      <w:pPr>
        <w:pStyle w:val="Title"/>
        <w:ind w:left="295" w:firstLine="720"/>
        <w:jc w:val="left"/>
        <w:rPr>
          <w:b w:val="0"/>
          <w:sz w:val="24"/>
          <w:szCs w:val="24"/>
        </w:rPr>
      </w:pPr>
      <w:r>
        <w:rPr>
          <w:b w:val="0"/>
          <w:sz w:val="24"/>
          <w:szCs w:val="24"/>
        </w:rPr>
        <w:t xml:space="preserve">Check its </w:t>
      </w:r>
      <w:commentRangeStart w:id="19"/>
      <w:r>
        <w:rPr>
          <w:b w:val="0"/>
          <w:sz w:val="24"/>
          <w:szCs w:val="24"/>
        </w:rPr>
        <w:t xml:space="preserve">connectivity </w:t>
      </w:r>
      <w:commentRangeEnd w:id="19"/>
      <w:r w:rsidR="00D7221E">
        <w:rPr>
          <w:rStyle w:val="CommentReference"/>
          <w:b w:val="0"/>
        </w:rPr>
        <w:commentReference w:id="19"/>
      </w:r>
      <w:r>
        <w:rPr>
          <w:b w:val="0"/>
          <w:sz w:val="24"/>
          <w:szCs w:val="24"/>
        </w:rPr>
        <w:t>with control module</w:t>
      </w:r>
    </w:p>
    <w:p w14:paraId="462CFE88" w14:textId="77777777" w:rsidR="007B4C88" w:rsidRDefault="007B4C88">
      <w:pPr>
        <w:pStyle w:val="Title"/>
        <w:jc w:val="left"/>
        <w:rPr>
          <w:b w:val="0"/>
          <w:sz w:val="24"/>
          <w:szCs w:val="24"/>
        </w:rPr>
      </w:pPr>
    </w:p>
    <w:p w14:paraId="472D7FBF" w14:textId="77777777" w:rsidR="007B4C88" w:rsidRDefault="00987E97">
      <w:pPr>
        <w:pStyle w:val="Title"/>
        <w:numPr>
          <w:ilvl w:val="0"/>
          <w:numId w:val="6"/>
        </w:numPr>
        <w:ind w:hanging="360"/>
        <w:jc w:val="left"/>
        <w:rPr>
          <w:b w:val="0"/>
          <w:sz w:val="24"/>
          <w:szCs w:val="24"/>
        </w:rPr>
      </w:pPr>
      <w:r>
        <w:rPr>
          <w:sz w:val="24"/>
          <w:szCs w:val="24"/>
        </w:rPr>
        <w:t>Did none of the above solutions help?</w:t>
      </w:r>
    </w:p>
    <w:p w14:paraId="378AA225" w14:textId="77777777" w:rsidR="007B4C88" w:rsidRDefault="00987E97">
      <w:pPr>
        <w:pStyle w:val="Title"/>
        <w:ind w:left="1015"/>
        <w:jc w:val="left"/>
        <w:rPr>
          <w:b w:val="0"/>
          <w:sz w:val="24"/>
          <w:szCs w:val="24"/>
        </w:rPr>
      </w:pPr>
      <w:r>
        <w:rPr>
          <w:b w:val="0"/>
          <w:sz w:val="24"/>
          <w:szCs w:val="24"/>
        </w:rPr>
        <w:t>Reset the Barbot by the Reset push button on the control module, or reattaching the main power cable from the wall outlet and re-plug in.</w:t>
      </w:r>
    </w:p>
    <w:p w14:paraId="5C7B4486" w14:textId="77777777" w:rsidR="007B4C88" w:rsidRDefault="007B4C88">
      <w:pPr>
        <w:pStyle w:val="Title"/>
        <w:jc w:val="left"/>
        <w:rPr>
          <w:b w:val="0"/>
          <w:sz w:val="24"/>
          <w:szCs w:val="24"/>
        </w:rPr>
      </w:pPr>
    </w:p>
    <w:p w14:paraId="0000B5C8" w14:textId="77777777" w:rsidR="007B4C88" w:rsidRDefault="00987E97">
      <w:pPr>
        <w:pStyle w:val="Title"/>
        <w:numPr>
          <w:ilvl w:val="0"/>
          <w:numId w:val="6"/>
        </w:numPr>
        <w:ind w:hanging="360"/>
        <w:jc w:val="left"/>
        <w:rPr>
          <w:sz w:val="24"/>
          <w:szCs w:val="24"/>
        </w:rPr>
      </w:pPr>
      <w:r>
        <w:rPr>
          <w:sz w:val="24"/>
          <w:szCs w:val="24"/>
        </w:rPr>
        <w:t>Didn’t find you question above?</w:t>
      </w:r>
    </w:p>
    <w:p w14:paraId="364A58C1" w14:textId="77777777" w:rsidR="007B4C88" w:rsidRDefault="00987E97">
      <w:pPr>
        <w:pStyle w:val="Title"/>
        <w:ind w:left="1015"/>
        <w:jc w:val="left"/>
        <w:rPr>
          <w:b w:val="0"/>
          <w:sz w:val="24"/>
          <w:szCs w:val="24"/>
        </w:rPr>
      </w:pPr>
      <w:r>
        <w:rPr>
          <w:b w:val="0"/>
          <w:sz w:val="24"/>
          <w:szCs w:val="24"/>
        </w:rPr>
        <w:t xml:space="preserve">Please contact us by calling our 24/7 hotline: 1 800-820-8820, or leave us a message with your name, the serial number of Barbot, and a description about the problem you encountered. Our customer service will reach you within 48 hours.  </w:t>
      </w:r>
    </w:p>
    <w:p w14:paraId="5D3BA633" w14:textId="77777777" w:rsidR="007B4C88" w:rsidRDefault="00987E97">
      <w:pPr>
        <w:pStyle w:val="Title"/>
        <w:ind w:left="2160" w:firstLine="720"/>
        <w:jc w:val="left"/>
        <w:rPr>
          <w:sz w:val="24"/>
          <w:szCs w:val="24"/>
        </w:rPr>
      </w:pPr>
      <w:r>
        <w:rPr>
          <w:sz w:val="24"/>
          <w:szCs w:val="24"/>
        </w:rPr>
        <w:t xml:space="preserve"> </w:t>
      </w:r>
    </w:p>
    <w:sectPr w:rsidR="007B4C88">
      <w:headerReference w:type="default" r:id="rId15"/>
      <w:footerReference w:type="default" r:id="rId16"/>
      <w:pgSz w:w="12240" w:h="15840"/>
      <w:pgMar w:top="1152" w:right="1440" w:bottom="72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ata Narendra Babu, Varshini" w:date="2017-04-15T22:15:00Z" w:initials="TNBV">
    <w:p w14:paraId="686B8550" w14:textId="20F25A51" w:rsidR="00D7221E" w:rsidRDefault="00D7221E">
      <w:pPr>
        <w:pStyle w:val="CommentText"/>
      </w:pPr>
      <w:r>
        <w:rPr>
          <w:rStyle w:val="CommentReference"/>
        </w:rPr>
        <w:annotationRef/>
      </w:r>
      <w:r>
        <w:t>Please follow the format as given in the template!</w:t>
      </w:r>
    </w:p>
  </w:comment>
  <w:comment w:id="18" w:author="Tata Narendra Babu, Varshini" w:date="2017-04-15T22:16:00Z" w:initials="TNBV">
    <w:p w14:paraId="16771084" w14:textId="054108D6" w:rsidR="00D7221E" w:rsidRDefault="00D7221E">
      <w:pPr>
        <w:pStyle w:val="CommentText"/>
      </w:pPr>
      <w:r>
        <w:rPr>
          <w:rStyle w:val="CommentReference"/>
        </w:rPr>
        <w:annotationRef/>
      </w:r>
      <w:r>
        <w:t xml:space="preserve">This should be the first point. </w:t>
      </w:r>
    </w:p>
  </w:comment>
  <w:comment w:id="19" w:author="Tata Narendra Babu, Varshini" w:date="2017-04-15T22:18:00Z" w:initials="TNBV">
    <w:p w14:paraId="302B2261" w14:textId="7DC7F57D" w:rsidR="00D7221E" w:rsidRDefault="00D7221E">
      <w:pPr>
        <w:pStyle w:val="CommentText"/>
      </w:pPr>
      <w:r>
        <w:rPr>
          <w:rStyle w:val="CommentReference"/>
        </w:rPr>
        <w:annotationRef/>
      </w:r>
      <w:r>
        <w:t>This is pretty vague! Need to mention what type of connection and where the connection to the control module is made!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6B8550" w15:done="0"/>
  <w15:commentEx w15:paraId="16771084" w15:done="0"/>
  <w15:commentEx w15:paraId="302B226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ED7634" w14:textId="77777777" w:rsidR="00D7221E" w:rsidRDefault="00D7221E">
      <w:r>
        <w:separator/>
      </w:r>
    </w:p>
  </w:endnote>
  <w:endnote w:type="continuationSeparator" w:id="0">
    <w:p w14:paraId="1EFAC3D8" w14:textId="77777777" w:rsidR="00D7221E" w:rsidRDefault="00D72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F86E1" w14:textId="77777777" w:rsidR="00D7221E" w:rsidRDefault="00D7221E">
    <w:pPr>
      <w:tabs>
        <w:tab w:val="center" w:pos="4320"/>
        <w:tab w:val="right" w:pos="8640"/>
      </w:tabs>
    </w:pPr>
  </w:p>
  <w:p w14:paraId="75263C5A" w14:textId="00B5324F" w:rsidR="00D7221E" w:rsidRDefault="00D7221E">
    <w:pPr>
      <w:tabs>
        <w:tab w:val="center" w:pos="4680"/>
      </w:tabs>
      <w:spacing w:after="720"/>
    </w:pPr>
    <w:hyperlink r:id="rId1">
      <w:r>
        <w:rPr>
          <w:color w:val="0000FF"/>
          <w:u w:val="single"/>
        </w:rPr>
        <w:t>https://engineering.purdue.edu/ece477</w:t>
      </w:r>
    </w:hyperlink>
    <w:r>
      <w:t xml:space="preserve"> </w:t>
    </w:r>
    <w:r>
      <w:tab/>
    </w:r>
    <w:r>
      <w:tab/>
      <w:t xml:space="preserve">Page </w:t>
    </w:r>
    <w:r>
      <w:fldChar w:fldCharType="begin"/>
    </w:r>
    <w:r>
      <w:instrText>PAGE</w:instrText>
    </w:r>
    <w:r>
      <w:fldChar w:fldCharType="separate"/>
    </w:r>
    <w:r w:rsidR="007952D1">
      <w:rPr>
        <w:noProof/>
      </w:rPr>
      <w:t>1</w:t>
    </w:r>
    <w:r>
      <w:fldChar w:fldCharType="end"/>
    </w:r>
    <w:r>
      <w:t xml:space="preserve"> of </w:t>
    </w:r>
    <w:r>
      <w:fldChar w:fldCharType="begin"/>
    </w:r>
    <w:r>
      <w:instrText>NUMPAGES</w:instrText>
    </w:r>
    <w:r>
      <w:fldChar w:fldCharType="separate"/>
    </w:r>
    <w:r w:rsidR="007952D1">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7B88C9" w14:textId="77777777" w:rsidR="00D7221E" w:rsidRDefault="00D7221E">
      <w:r>
        <w:separator/>
      </w:r>
    </w:p>
  </w:footnote>
  <w:footnote w:type="continuationSeparator" w:id="0">
    <w:p w14:paraId="70AF843B" w14:textId="77777777" w:rsidR="00D7221E" w:rsidRDefault="00D722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70944" w14:textId="77777777" w:rsidR="00D7221E" w:rsidRDefault="00D7221E">
    <w:pPr>
      <w:tabs>
        <w:tab w:val="center" w:pos="4680"/>
        <w:tab w:val="right" w:pos="9360"/>
      </w:tabs>
      <w:spacing w:before="720"/>
    </w:pPr>
    <w:r>
      <w:t>ECE 477: Digital Systems Senior Design</w:t>
    </w:r>
    <w:r>
      <w:tab/>
    </w:r>
    <w:r>
      <w:tab/>
      <w:t>Last Modified: 03-03-2015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24822"/>
    <w:multiLevelType w:val="multilevel"/>
    <w:tmpl w:val="F68CDD28"/>
    <w:lvl w:ilvl="0">
      <w:start w:val="1"/>
      <w:numFmt w:val="bullet"/>
      <w:lvlText w:val="➢"/>
      <w:lvlJc w:val="left"/>
      <w:pPr>
        <w:ind w:left="1735" w:firstLine="1375"/>
      </w:pPr>
      <w:rPr>
        <w:rFonts w:ascii="Arial" w:eastAsia="Arial" w:hAnsi="Arial" w:cs="Arial"/>
      </w:rPr>
    </w:lvl>
    <w:lvl w:ilvl="1">
      <w:start w:val="1"/>
      <w:numFmt w:val="bullet"/>
      <w:lvlText w:val="o"/>
      <w:lvlJc w:val="left"/>
      <w:pPr>
        <w:ind w:left="2455" w:firstLine="2095"/>
      </w:pPr>
      <w:rPr>
        <w:rFonts w:ascii="Arial" w:eastAsia="Arial" w:hAnsi="Arial" w:cs="Arial"/>
      </w:rPr>
    </w:lvl>
    <w:lvl w:ilvl="2">
      <w:start w:val="1"/>
      <w:numFmt w:val="bullet"/>
      <w:lvlText w:val="▪"/>
      <w:lvlJc w:val="left"/>
      <w:pPr>
        <w:ind w:left="3175" w:firstLine="2815"/>
      </w:pPr>
      <w:rPr>
        <w:rFonts w:ascii="Arial" w:eastAsia="Arial" w:hAnsi="Arial" w:cs="Arial"/>
      </w:rPr>
    </w:lvl>
    <w:lvl w:ilvl="3">
      <w:start w:val="1"/>
      <w:numFmt w:val="bullet"/>
      <w:lvlText w:val="●"/>
      <w:lvlJc w:val="left"/>
      <w:pPr>
        <w:ind w:left="3895" w:firstLine="3535"/>
      </w:pPr>
      <w:rPr>
        <w:rFonts w:ascii="Arial" w:eastAsia="Arial" w:hAnsi="Arial" w:cs="Arial"/>
      </w:rPr>
    </w:lvl>
    <w:lvl w:ilvl="4">
      <w:start w:val="1"/>
      <w:numFmt w:val="bullet"/>
      <w:lvlText w:val="o"/>
      <w:lvlJc w:val="left"/>
      <w:pPr>
        <w:ind w:left="4615" w:firstLine="4255"/>
      </w:pPr>
      <w:rPr>
        <w:rFonts w:ascii="Arial" w:eastAsia="Arial" w:hAnsi="Arial" w:cs="Arial"/>
      </w:rPr>
    </w:lvl>
    <w:lvl w:ilvl="5">
      <w:start w:val="1"/>
      <w:numFmt w:val="bullet"/>
      <w:lvlText w:val="▪"/>
      <w:lvlJc w:val="left"/>
      <w:pPr>
        <w:ind w:left="5335" w:firstLine="4975"/>
      </w:pPr>
      <w:rPr>
        <w:rFonts w:ascii="Arial" w:eastAsia="Arial" w:hAnsi="Arial" w:cs="Arial"/>
      </w:rPr>
    </w:lvl>
    <w:lvl w:ilvl="6">
      <w:start w:val="1"/>
      <w:numFmt w:val="bullet"/>
      <w:lvlText w:val="●"/>
      <w:lvlJc w:val="left"/>
      <w:pPr>
        <w:ind w:left="6055" w:firstLine="5695"/>
      </w:pPr>
      <w:rPr>
        <w:rFonts w:ascii="Arial" w:eastAsia="Arial" w:hAnsi="Arial" w:cs="Arial"/>
      </w:rPr>
    </w:lvl>
    <w:lvl w:ilvl="7">
      <w:start w:val="1"/>
      <w:numFmt w:val="bullet"/>
      <w:lvlText w:val="o"/>
      <w:lvlJc w:val="left"/>
      <w:pPr>
        <w:ind w:left="6775" w:firstLine="6415"/>
      </w:pPr>
      <w:rPr>
        <w:rFonts w:ascii="Arial" w:eastAsia="Arial" w:hAnsi="Arial" w:cs="Arial"/>
      </w:rPr>
    </w:lvl>
    <w:lvl w:ilvl="8">
      <w:start w:val="1"/>
      <w:numFmt w:val="bullet"/>
      <w:lvlText w:val="▪"/>
      <w:lvlJc w:val="left"/>
      <w:pPr>
        <w:ind w:left="7495" w:firstLine="7135"/>
      </w:pPr>
      <w:rPr>
        <w:rFonts w:ascii="Arial" w:eastAsia="Arial" w:hAnsi="Arial" w:cs="Arial"/>
      </w:rPr>
    </w:lvl>
  </w:abstractNum>
  <w:abstractNum w:abstractNumId="1" w15:restartNumberingAfterBreak="0">
    <w:nsid w:val="12B60107"/>
    <w:multiLevelType w:val="multilevel"/>
    <w:tmpl w:val="1C683BD4"/>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 w15:restartNumberingAfterBreak="0">
    <w:nsid w:val="146E0523"/>
    <w:multiLevelType w:val="multilevel"/>
    <w:tmpl w:val="93B29CB0"/>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3" w15:restartNumberingAfterBreak="0">
    <w:nsid w:val="300D30D1"/>
    <w:multiLevelType w:val="multilevel"/>
    <w:tmpl w:val="FA645478"/>
    <w:lvl w:ilvl="0">
      <w:start w:val="1"/>
      <w:numFmt w:val="bullet"/>
      <w:lvlText w:val="❖"/>
      <w:lvlJc w:val="left"/>
      <w:pPr>
        <w:ind w:left="1015" w:firstLine="655"/>
      </w:pPr>
      <w:rPr>
        <w:rFonts w:ascii="Arial" w:eastAsia="Arial" w:hAnsi="Arial" w:cs="Arial"/>
      </w:rPr>
    </w:lvl>
    <w:lvl w:ilvl="1">
      <w:start w:val="1"/>
      <w:numFmt w:val="bullet"/>
      <w:lvlText w:val="o"/>
      <w:lvlJc w:val="left"/>
      <w:pPr>
        <w:ind w:left="1735" w:firstLine="1375"/>
      </w:pPr>
      <w:rPr>
        <w:rFonts w:ascii="Arial" w:eastAsia="Arial" w:hAnsi="Arial" w:cs="Arial"/>
      </w:rPr>
    </w:lvl>
    <w:lvl w:ilvl="2">
      <w:start w:val="1"/>
      <w:numFmt w:val="bullet"/>
      <w:lvlText w:val="▪"/>
      <w:lvlJc w:val="left"/>
      <w:pPr>
        <w:ind w:left="2455" w:firstLine="2095"/>
      </w:pPr>
      <w:rPr>
        <w:rFonts w:ascii="Arial" w:eastAsia="Arial" w:hAnsi="Arial" w:cs="Arial"/>
      </w:rPr>
    </w:lvl>
    <w:lvl w:ilvl="3">
      <w:start w:val="1"/>
      <w:numFmt w:val="bullet"/>
      <w:lvlText w:val="●"/>
      <w:lvlJc w:val="left"/>
      <w:pPr>
        <w:ind w:left="3175" w:firstLine="2815"/>
      </w:pPr>
      <w:rPr>
        <w:rFonts w:ascii="Arial" w:eastAsia="Arial" w:hAnsi="Arial" w:cs="Arial"/>
      </w:rPr>
    </w:lvl>
    <w:lvl w:ilvl="4">
      <w:start w:val="1"/>
      <w:numFmt w:val="bullet"/>
      <w:lvlText w:val="o"/>
      <w:lvlJc w:val="left"/>
      <w:pPr>
        <w:ind w:left="3895" w:firstLine="3535"/>
      </w:pPr>
      <w:rPr>
        <w:rFonts w:ascii="Arial" w:eastAsia="Arial" w:hAnsi="Arial" w:cs="Arial"/>
      </w:rPr>
    </w:lvl>
    <w:lvl w:ilvl="5">
      <w:start w:val="1"/>
      <w:numFmt w:val="bullet"/>
      <w:lvlText w:val="▪"/>
      <w:lvlJc w:val="left"/>
      <w:pPr>
        <w:ind w:left="4615" w:firstLine="4255"/>
      </w:pPr>
      <w:rPr>
        <w:rFonts w:ascii="Arial" w:eastAsia="Arial" w:hAnsi="Arial" w:cs="Arial"/>
      </w:rPr>
    </w:lvl>
    <w:lvl w:ilvl="6">
      <w:start w:val="1"/>
      <w:numFmt w:val="bullet"/>
      <w:lvlText w:val="●"/>
      <w:lvlJc w:val="left"/>
      <w:pPr>
        <w:ind w:left="5335" w:firstLine="4975"/>
      </w:pPr>
      <w:rPr>
        <w:rFonts w:ascii="Arial" w:eastAsia="Arial" w:hAnsi="Arial" w:cs="Arial"/>
      </w:rPr>
    </w:lvl>
    <w:lvl w:ilvl="7">
      <w:start w:val="1"/>
      <w:numFmt w:val="bullet"/>
      <w:lvlText w:val="o"/>
      <w:lvlJc w:val="left"/>
      <w:pPr>
        <w:ind w:left="6055" w:firstLine="5695"/>
      </w:pPr>
      <w:rPr>
        <w:rFonts w:ascii="Arial" w:eastAsia="Arial" w:hAnsi="Arial" w:cs="Arial"/>
      </w:rPr>
    </w:lvl>
    <w:lvl w:ilvl="8">
      <w:start w:val="1"/>
      <w:numFmt w:val="bullet"/>
      <w:lvlText w:val="▪"/>
      <w:lvlJc w:val="left"/>
      <w:pPr>
        <w:ind w:left="6775" w:firstLine="6415"/>
      </w:pPr>
      <w:rPr>
        <w:rFonts w:ascii="Arial" w:eastAsia="Arial" w:hAnsi="Arial" w:cs="Arial"/>
      </w:rPr>
    </w:lvl>
  </w:abstractNum>
  <w:abstractNum w:abstractNumId="4" w15:restartNumberingAfterBreak="0">
    <w:nsid w:val="391924D0"/>
    <w:multiLevelType w:val="multilevel"/>
    <w:tmpl w:val="00340CA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5" w15:restartNumberingAfterBreak="0">
    <w:nsid w:val="4D736AD6"/>
    <w:multiLevelType w:val="multilevel"/>
    <w:tmpl w:val="9E70DC6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6" w15:restartNumberingAfterBreak="0">
    <w:nsid w:val="518479A3"/>
    <w:multiLevelType w:val="multilevel"/>
    <w:tmpl w:val="6AAEFF9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534848F1"/>
    <w:multiLevelType w:val="multilevel"/>
    <w:tmpl w:val="202EE700"/>
    <w:lvl w:ilvl="0">
      <w:start w:val="1"/>
      <w:numFmt w:val="bullet"/>
      <w:lvlText w:val="➢"/>
      <w:lvlJc w:val="left"/>
      <w:pPr>
        <w:ind w:left="1735" w:firstLine="1375"/>
      </w:pPr>
      <w:rPr>
        <w:rFonts w:ascii="Arial" w:eastAsia="Arial" w:hAnsi="Arial" w:cs="Arial"/>
      </w:rPr>
    </w:lvl>
    <w:lvl w:ilvl="1">
      <w:start w:val="1"/>
      <w:numFmt w:val="bullet"/>
      <w:lvlText w:val="o"/>
      <w:lvlJc w:val="left"/>
      <w:pPr>
        <w:ind w:left="2455" w:firstLine="2095"/>
      </w:pPr>
      <w:rPr>
        <w:rFonts w:ascii="Arial" w:eastAsia="Arial" w:hAnsi="Arial" w:cs="Arial"/>
      </w:rPr>
    </w:lvl>
    <w:lvl w:ilvl="2">
      <w:start w:val="1"/>
      <w:numFmt w:val="bullet"/>
      <w:lvlText w:val="▪"/>
      <w:lvlJc w:val="left"/>
      <w:pPr>
        <w:ind w:left="3175" w:firstLine="2815"/>
      </w:pPr>
      <w:rPr>
        <w:rFonts w:ascii="Arial" w:eastAsia="Arial" w:hAnsi="Arial" w:cs="Arial"/>
      </w:rPr>
    </w:lvl>
    <w:lvl w:ilvl="3">
      <w:start w:val="1"/>
      <w:numFmt w:val="bullet"/>
      <w:lvlText w:val="●"/>
      <w:lvlJc w:val="left"/>
      <w:pPr>
        <w:ind w:left="3895" w:firstLine="3535"/>
      </w:pPr>
      <w:rPr>
        <w:rFonts w:ascii="Arial" w:eastAsia="Arial" w:hAnsi="Arial" w:cs="Arial"/>
      </w:rPr>
    </w:lvl>
    <w:lvl w:ilvl="4">
      <w:start w:val="1"/>
      <w:numFmt w:val="bullet"/>
      <w:lvlText w:val="o"/>
      <w:lvlJc w:val="left"/>
      <w:pPr>
        <w:ind w:left="4615" w:firstLine="4255"/>
      </w:pPr>
      <w:rPr>
        <w:rFonts w:ascii="Arial" w:eastAsia="Arial" w:hAnsi="Arial" w:cs="Arial"/>
      </w:rPr>
    </w:lvl>
    <w:lvl w:ilvl="5">
      <w:start w:val="1"/>
      <w:numFmt w:val="bullet"/>
      <w:lvlText w:val="▪"/>
      <w:lvlJc w:val="left"/>
      <w:pPr>
        <w:ind w:left="5335" w:firstLine="4975"/>
      </w:pPr>
      <w:rPr>
        <w:rFonts w:ascii="Arial" w:eastAsia="Arial" w:hAnsi="Arial" w:cs="Arial"/>
      </w:rPr>
    </w:lvl>
    <w:lvl w:ilvl="6">
      <w:start w:val="1"/>
      <w:numFmt w:val="bullet"/>
      <w:lvlText w:val="●"/>
      <w:lvlJc w:val="left"/>
      <w:pPr>
        <w:ind w:left="6055" w:firstLine="5695"/>
      </w:pPr>
      <w:rPr>
        <w:rFonts w:ascii="Arial" w:eastAsia="Arial" w:hAnsi="Arial" w:cs="Arial"/>
      </w:rPr>
    </w:lvl>
    <w:lvl w:ilvl="7">
      <w:start w:val="1"/>
      <w:numFmt w:val="bullet"/>
      <w:lvlText w:val="o"/>
      <w:lvlJc w:val="left"/>
      <w:pPr>
        <w:ind w:left="6775" w:firstLine="6415"/>
      </w:pPr>
      <w:rPr>
        <w:rFonts w:ascii="Arial" w:eastAsia="Arial" w:hAnsi="Arial" w:cs="Arial"/>
      </w:rPr>
    </w:lvl>
    <w:lvl w:ilvl="8">
      <w:start w:val="1"/>
      <w:numFmt w:val="bullet"/>
      <w:lvlText w:val="▪"/>
      <w:lvlJc w:val="left"/>
      <w:pPr>
        <w:ind w:left="7495" w:firstLine="7135"/>
      </w:pPr>
      <w:rPr>
        <w:rFonts w:ascii="Arial" w:eastAsia="Arial" w:hAnsi="Arial" w:cs="Arial"/>
      </w:rPr>
    </w:lvl>
  </w:abstractNum>
  <w:abstractNum w:abstractNumId="8" w15:restartNumberingAfterBreak="0">
    <w:nsid w:val="6D261C2D"/>
    <w:multiLevelType w:val="multilevel"/>
    <w:tmpl w:val="3BCC761C"/>
    <w:lvl w:ilvl="0">
      <w:start w:val="1"/>
      <w:numFmt w:val="decimal"/>
      <w:lvlText w:val="%1.0"/>
      <w:lvlJc w:val="left"/>
      <w:pPr>
        <w:ind w:left="360" w:firstLine="0"/>
      </w:pPr>
    </w:lvl>
    <w:lvl w:ilvl="1">
      <w:start w:val="1"/>
      <w:numFmt w:val="decimal"/>
      <w:lvlText w:val="%1.%2"/>
      <w:lvlJc w:val="left"/>
      <w:pPr>
        <w:ind w:left="1080" w:firstLine="720"/>
      </w:pPr>
    </w:lvl>
    <w:lvl w:ilvl="2">
      <w:start w:val="1"/>
      <w:numFmt w:val="decimal"/>
      <w:lvlText w:val="%1.%2.%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abstractNum w:abstractNumId="9" w15:restartNumberingAfterBreak="0">
    <w:nsid w:val="7CAD5B77"/>
    <w:multiLevelType w:val="multilevel"/>
    <w:tmpl w:val="61F8C6C6"/>
    <w:lvl w:ilvl="0">
      <w:start w:val="1"/>
      <w:numFmt w:val="decimal"/>
      <w:lvlText w:val="%1."/>
      <w:lvlJc w:val="left"/>
      <w:pPr>
        <w:ind w:left="720" w:firstLine="360"/>
      </w:pPr>
      <w:rPr>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9"/>
  </w:num>
  <w:num w:numId="2">
    <w:abstractNumId w:val="1"/>
  </w:num>
  <w:num w:numId="3">
    <w:abstractNumId w:val="5"/>
  </w:num>
  <w:num w:numId="4">
    <w:abstractNumId w:val="2"/>
  </w:num>
  <w:num w:numId="5">
    <w:abstractNumId w:val="4"/>
  </w:num>
  <w:num w:numId="6">
    <w:abstractNumId w:val="3"/>
  </w:num>
  <w:num w:numId="7">
    <w:abstractNumId w:val="0"/>
  </w:num>
  <w:num w:numId="8">
    <w:abstractNumId w:val="8"/>
  </w:num>
  <w:num w:numId="9">
    <w:abstractNumId w:val="7"/>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ta Narendra Babu, Varshini">
    <w15:presenceInfo w15:providerId="None" w15:userId="Tata Narendra Babu, Vars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B4C88"/>
    <w:rsid w:val="0021058D"/>
    <w:rsid w:val="00743654"/>
    <w:rsid w:val="007952D1"/>
    <w:rsid w:val="007B4C88"/>
    <w:rsid w:val="00987E97"/>
    <w:rsid w:val="00D7221E"/>
    <w:rsid w:val="00FE5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23CE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outlineLvl w:val="0"/>
    </w:pPr>
    <w:rPr>
      <w:i/>
    </w:rPr>
  </w:style>
  <w:style w:type="paragraph" w:styleId="Heading2">
    <w:name w:val="heading 2"/>
    <w:basedOn w:val="Normal"/>
    <w:next w:val="Normal"/>
    <w:pPr>
      <w:keepNext/>
      <w:outlineLvl w:val="1"/>
    </w:pPr>
  </w:style>
  <w:style w:type="paragraph" w:styleId="Heading3">
    <w:name w:val="heading 3"/>
    <w:basedOn w:val="Normal"/>
    <w:next w:val="Normal"/>
    <w:pPr>
      <w:keepNext/>
      <w:jc w:val="center"/>
      <w:outlineLvl w:val="2"/>
    </w:pPr>
    <w:rPr>
      <w:b/>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jc w:val="center"/>
      <w:outlineLvl w:val="4"/>
    </w:pPr>
    <w:rPr>
      <w:rFonts w:ascii="Arial" w:eastAsia="Arial" w:hAnsi="Arial" w:cs="Arial"/>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28"/>
      <w:szCs w:val="28"/>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D7221E"/>
    <w:rPr>
      <w:sz w:val="16"/>
      <w:szCs w:val="16"/>
    </w:rPr>
  </w:style>
  <w:style w:type="paragraph" w:styleId="CommentText">
    <w:name w:val="annotation text"/>
    <w:basedOn w:val="Normal"/>
    <w:link w:val="CommentTextChar"/>
    <w:uiPriority w:val="99"/>
    <w:semiHidden/>
    <w:unhideWhenUsed/>
    <w:rsid w:val="00D7221E"/>
    <w:rPr>
      <w:sz w:val="20"/>
      <w:szCs w:val="20"/>
    </w:rPr>
  </w:style>
  <w:style w:type="character" w:customStyle="1" w:styleId="CommentTextChar">
    <w:name w:val="Comment Text Char"/>
    <w:basedOn w:val="DefaultParagraphFont"/>
    <w:link w:val="CommentText"/>
    <w:uiPriority w:val="99"/>
    <w:semiHidden/>
    <w:rsid w:val="00D7221E"/>
    <w:rPr>
      <w:sz w:val="20"/>
      <w:szCs w:val="20"/>
    </w:rPr>
  </w:style>
  <w:style w:type="paragraph" w:styleId="CommentSubject">
    <w:name w:val="annotation subject"/>
    <w:basedOn w:val="CommentText"/>
    <w:next w:val="CommentText"/>
    <w:link w:val="CommentSubjectChar"/>
    <w:uiPriority w:val="99"/>
    <w:semiHidden/>
    <w:unhideWhenUsed/>
    <w:rsid w:val="00D7221E"/>
    <w:rPr>
      <w:b/>
      <w:bCs/>
    </w:rPr>
  </w:style>
  <w:style w:type="character" w:customStyle="1" w:styleId="CommentSubjectChar">
    <w:name w:val="Comment Subject Char"/>
    <w:basedOn w:val="CommentTextChar"/>
    <w:link w:val="CommentSubject"/>
    <w:uiPriority w:val="99"/>
    <w:semiHidden/>
    <w:rsid w:val="00D7221E"/>
    <w:rPr>
      <w:b/>
      <w:bCs/>
      <w:sz w:val="20"/>
      <w:szCs w:val="20"/>
    </w:rPr>
  </w:style>
  <w:style w:type="paragraph" w:styleId="BalloonText">
    <w:name w:val="Balloon Text"/>
    <w:basedOn w:val="Normal"/>
    <w:link w:val="BalloonTextChar"/>
    <w:uiPriority w:val="99"/>
    <w:semiHidden/>
    <w:unhideWhenUsed/>
    <w:rsid w:val="00D7221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2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mailto:customerService@barbot.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82224D7B</Template>
  <TotalTime>14</TotalTime>
  <Pages>6</Pages>
  <Words>959</Words>
  <Characters>5470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Engineering Computer Network</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Tata Narendra Babu, Varshini</cp:lastModifiedBy>
  <cp:revision>5</cp:revision>
  <dcterms:created xsi:type="dcterms:W3CDTF">2017-04-15T00:17:00Z</dcterms:created>
  <dcterms:modified xsi:type="dcterms:W3CDTF">2017-04-16T02:26:00Z</dcterms:modified>
</cp:coreProperties>
</file>