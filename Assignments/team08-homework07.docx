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00F1C97" w14:textId="77777777" w:rsidR="004302F8" w:rsidRDefault="00E76636">
      <w:pPr>
        <w:pStyle w:val="Title"/>
      </w:pPr>
      <w:r>
        <w:t>Mechanical Overview</w:t>
      </w:r>
    </w:p>
    <w:p w14:paraId="5EC87218" w14:textId="77777777" w:rsidR="004302F8" w:rsidRDefault="004302F8">
      <w:pPr>
        <w:pStyle w:val="Title"/>
      </w:pPr>
    </w:p>
    <w:p w14:paraId="4ACDE720" w14:textId="77777777" w:rsidR="004302F8" w:rsidRDefault="00E76636">
      <w:pPr>
        <w:pStyle w:val="Title"/>
        <w:jc w:val="left"/>
      </w:pPr>
      <w:commentRangeStart w:id="0"/>
      <w:r>
        <w:rPr>
          <w:sz w:val="24"/>
          <w:szCs w:val="24"/>
        </w:rPr>
        <w:t xml:space="preserve">Year: ___2017___ </w:t>
      </w:r>
      <w:r>
        <w:rPr>
          <w:sz w:val="24"/>
          <w:szCs w:val="24"/>
        </w:rPr>
        <w:tab/>
        <w:t>Semester: __Spring______</w:t>
      </w:r>
      <w:r>
        <w:rPr>
          <w:sz w:val="24"/>
          <w:szCs w:val="24"/>
        </w:rPr>
        <w:tab/>
        <w:t>Team: __8___ Project</w:t>
      </w:r>
      <w:proofErr w:type="gramStart"/>
      <w:r>
        <w:rPr>
          <w:sz w:val="24"/>
          <w:szCs w:val="24"/>
        </w:rPr>
        <w:t>:_</w:t>
      </w:r>
      <w:proofErr w:type="gramEnd"/>
      <w:r>
        <w:rPr>
          <w:sz w:val="24"/>
          <w:szCs w:val="24"/>
        </w:rPr>
        <w:t>_________</w:t>
      </w:r>
      <w:proofErr w:type="spellStart"/>
      <w:r>
        <w:rPr>
          <w:sz w:val="24"/>
          <w:szCs w:val="24"/>
        </w:rPr>
        <w:t>Barbot</w:t>
      </w:r>
      <w:proofErr w:type="spellEnd"/>
      <w:r>
        <w:rPr>
          <w:sz w:val="24"/>
          <w:szCs w:val="24"/>
        </w:rPr>
        <w:t>___________________</w:t>
      </w:r>
    </w:p>
    <w:p w14:paraId="58288706" w14:textId="77777777" w:rsidR="004302F8" w:rsidRDefault="00E76636">
      <w:pPr>
        <w:pStyle w:val="Title"/>
        <w:jc w:val="left"/>
      </w:pPr>
      <w:r>
        <w:rPr>
          <w:sz w:val="24"/>
          <w:szCs w:val="24"/>
        </w:rPr>
        <w:t xml:space="preserve">Creation Date: _____2/8/2017_________________ </w:t>
      </w:r>
      <w:r>
        <w:rPr>
          <w:sz w:val="24"/>
          <w:szCs w:val="24"/>
        </w:rPr>
        <w:tab/>
      </w:r>
      <w:r>
        <w:rPr>
          <w:sz w:val="24"/>
          <w:szCs w:val="24"/>
        </w:rPr>
        <w:tab/>
        <w:t xml:space="preserve">Last Modified: </w:t>
      </w:r>
      <w:r>
        <w:rPr>
          <w:b w:val="0"/>
          <w:sz w:val="24"/>
          <w:szCs w:val="24"/>
        </w:rPr>
        <w:t>February 3</w:t>
      </w:r>
      <w:proofErr w:type="gramStart"/>
      <w:r>
        <w:rPr>
          <w:b w:val="0"/>
          <w:sz w:val="24"/>
          <w:szCs w:val="24"/>
        </w:rPr>
        <w:t>,2017</w:t>
      </w:r>
      <w:proofErr w:type="gramEnd"/>
    </w:p>
    <w:p w14:paraId="25D0C733" w14:textId="77777777" w:rsidR="004302F8" w:rsidRDefault="00E76636">
      <w:pPr>
        <w:pStyle w:val="Title"/>
        <w:jc w:val="left"/>
      </w:pPr>
      <w:r>
        <w:rPr>
          <w:sz w:val="24"/>
          <w:szCs w:val="24"/>
        </w:rPr>
        <w:t>Author:  _______</w:t>
      </w:r>
      <w:proofErr w:type="spellStart"/>
      <w:r>
        <w:rPr>
          <w:b w:val="0"/>
          <w:sz w:val="24"/>
          <w:szCs w:val="24"/>
        </w:rPr>
        <w:t>Siyi</w:t>
      </w:r>
      <w:proofErr w:type="spellEnd"/>
      <w:r>
        <w:rPr>
          <w:b w:val="0"/>
          <w:sz w:val="24"/>
          <w:szCs w:val="24"/>
        </w:rPr>
        <w:t xml:space="preserve"> </w:t>
      </w:r>
      <w:proofErr w:type="spellStart"/>
      <w:r>
        <w:rPr>
          <w:b w:val="0"/>
          <w:sz w:val="24"/>
          <w:szCs w:val="24"/>
        </w:rPr>
        <w:t>Cai</w:t>
      </w:r>
      <w:proofErr w:type="spellEnd"/>
      <w:r>
        <w:rPr>
          <w:b w:val="0"/>
          <w:sz w:val="24"/>
          <w:szCs w:val="24"/>
        </w:rPr>
        <w:t>_</w:t>
      </w:r>
      <w:r>
        <w:rPr>
          <w:sz w:val="24"/>
          <w:szCs w:val="24"/>
        </w:rPr>
        <w:t>_________________________</w:t>
      </w:r>
      <w:r>
        <w:rPr>
          <w:sz w:val="24"/>
          <w:szCs w:val="24"/>
        </w:rPr>
        <w:tab/>
        <w:t>Email: ________</w:t>
      </w:r>
      <w:r>
        <w:rPr>
          <w:b w:val="0"/>
          <w:sz w:val="24"/>
          <w:szCs w:val="24"/>
        </w:rPr>
        <w:t>cai71@purdue.edu</w:t>
      </w:r>
      <w:r>
        <w:rPr>
          <w:sz w:val="24"/>
          <w:szCs w:val="24"/>
        </w:rPr>
        <w:t>_____________________</w:t>
      </w:r>
      <w:commentRangeEnd w:id="0"/>
      <w:r w:rsidR="00161AB1">
        <w:rPr>
          <w:rStyle w:val="CommentReference"/>
          <w:b w:val="0"/>
        </w:rPr>
        <w:commentReference w:id="0"/>
      </w:r>
    </w:p>
    <w:p w14:paraId="5576B715" w14:textId="77777777" w:rsidR="004302F8" w:rsidRDefault="004302F8">
      <w:pPr>
        <w:pStyle w:val="Title"/>
        <w:jc w:val="left"/>
      </w:pPr>
    </w:p>
    <w:p w14:paraId="465A8C60" w14:textId="77777777" w:rsidR="004302F8" w:rsidRDefault="00E76636">
      <w:pPr>
        <w:pStyle w:val="Title"/>
        <w:jc w:val="left"/>
      </w:pPr>
      <w:r>
        <w:rPr>
          <w:sz w:val="24"/>
          <w:szCs w:val="24"/>
        </w:rPr>
        <w:t>Assignment Evaluation:</w:t>
      </w:r>
    </w:p>
    <w:p w14:paraId="1AC8205C" w14:textId="77777777" w:rsidR="004302F8" w:rsidRDefault="004302F8">
      <w:pPr>
        <w:pStyle w:val="Title"/>
        <w:jc w:val="left"/>
      </w:pPr>
    </w:p>
    <w:tbl>
      <w:tblPr>
        <w:tblStyle w:val="a"/>
        <w:tblW w:w="9483" w:type="dxa"/>
        <w:tblInd w:w="-21" w:type="dxa"/>
        <w:tblLayout w:type="fixed"/>
        <w:tblLook w:val="0400" w:firstRow="0" w:lastRow="0" w:firstColumn="0" w:lastColumn="0" w:noHBand="0" w:noVBand="1"/>
      </w:tblPr>
      <w:tblGrid>
        <w:gridCol w:w="3230"/>
        <w:gridCol w:w="1251"/>
        <w:gridCol w:w="934"/>
        <w:gridCol w:w="791"/>
        <w:gridCol w:w="3277"/>
      </w:tblGrid>
      <w:tr w:rsidR="004302F8" w14:paraId="12CC91BF" w14:textId="77777777">
        <w:trPr>
          <w:trHeight w:val="260"/>
        </w:trPr>
        <w:tc>
          <w:tcPr>
            <w:tcW w:w="3230" w:type="dxa"/>
            <w:tcBorders>
              <w:top w:val="single" w:sz="4" w:space="0" w:color="000000"/>
              <w:left w:val="single" w:sz="4" w:space="0" w:color="000000"/>
              <w:bottom w:val="single" w:sz="4" w:space="0" w:color="000000"/>
              <w:right w:val="single" w:sz="4" w:space="0" w:color="000000"/>
            </w:tcBorders>
            <w:shd w:val="clear" w:color="auto" w:fill="A6A6A6"/>
            <w:vAlign w:val="bottom"/>
          </w:tcPr>
          <w:p w14:paraId="0A8E28F7" w14:textId="77777777" w:rsidR="004302F8" w:rsidRDefault="00E76636">
            <w:pPr>
              <w:jc w:val="center"/>
            </w:pPr>
            <w:r>
              <w:rPr>
                <w:rFonts w:ascii="Calibri" w:eastAsia="Calibri" w:hAnsi="Calibri" w:cs="Calibri"/>
                <w:b/>
                <w:sz w:val="22"/>
                <w:szCs w:val="22"/>
              </w:rPr>
              <w:t>Item</w:t>
            </w:r>
          </w:p>
        </w:tc>
        <w:tc>
          <w:tcPr>
            <w:tcW w:w="1251" w:type="dxa"/>
            <w:tcBorders>
              <w:top w:val="single" w:sz="4" w:space="0" w:color="000000"/>
              <w:left w:val="nil"/>
              <w:bottom w:val="single" w:sz="4" w:space="0" w:color="000000"/>
              <w:right w:val="single" w:sz="4" w:space="0" w:color="000000"/>
            </w:tcBorders>
            <w:shd w:val="clear" w:color="auto" w:fill="A6A6A6"/>
            <w:vAlign w:val="bottom"/>
          </w:tcPr>
          <w:p w14:paraId="0AC64069" w14:textId="77777777" w:rsidR="004302F8" w:rsidRDefault="00E76636">
            <w:pPr>
              <w:jc w:val="center"/>
            </w:pPr>
            <w:r>
              <w:rPr>
                <w:rFonts w:ascii="Calibri" w:eastAsia="Calibri" w:hAnsi="Calibri" w:cs="Calibri"/>
                <w:b/>
                <w:sz w:val="22"/>
                <w:szCs w:val="22"/>
              </w:rPr>
              <w:t>Score (0-5)</w:t>
            </w:r>
          </w:p>
        </w:tc>
        <w:tc>
          <w:tcPr>
            <w:tcW w:w="934" w:type="dxa"/>
            <w:tcBorders>
              <w:top w:val="single" w:sz="4" w:space="0" w:color="000000"/>
              <w:left w:val="nil"/>
              <w:bottom w:val="single" w:sz="4" w:space="0" w:color="000000"/>
              <w:right w:val="single" w:sz="4" w:space="0" w:color="000000"/>
            </w:tcBorders>
            <w:shd w:val="clear" w:color="auto" w:fill="A6A6A6"/>
            <w:vAlign w:val="bottom"/>
          </w:tcPr>
          <w:p w14:paraId="72A1A3DB" w14:textId="77777777" w:rsidR="004302F8" w:rsidRDefault="00E76636">
            <w:r>
              <w:rPr>
                <w:rFonts w:ascii="Calibri" w:eastAsia="Calibri" w:hAnsi="Calibri" w:cs="Calibri"/>
                <w:b/>
                <w:sz w:val="22"/>
                <w:szCs w:val="22"/>
              </w:rPr>
              <w:t>Weight</w:t>
            </w:r>
          </w:p>
        </w:tc>
        <w:tc>
          <w:tcPr>
            <w:tcW w:w="791" w:type="dxa"/>
            <w:tcBorders>
              <w:top w:val="single" w:sz="4" w:space="0" w:color="000000"/>
              <w:left w:val="nil"/>
              <w:bottom w:val="single" w:sz="4" w:space="0" w:color="000000"/>
              <w:right w:val="single" w:sz="4" w:space="0" w:color="000000"/>
            </w:tcBorders>
            <w:shd w:val="clear" w:color="auto" w:fill="A6A6A6"/>
            <w:vAlign w:val="bottom"/>
          </w:tcPr>
          <w:p w14:paraId="3E17ECBD" w14:textId="77777777" w:rsidR="004302F8" w:rsidRDefault="00E76636">
            <w:pPr>
              <w:jc w:val="center"/>
            </w:pPr>
            <w:r>
              <w:rPr>
                <w:rFonts w:ascii="Calibri" w:eastAsia="Calibri" w:hAnsi="Calibri" w:cs="Calibri"/>
                <w:b/>
                <w:sz w:val="22"/>
                <w:szCs w:val="22"/>
              </w:rPr>
              <w:t>Points</w:t>
            </w:r>
          </w:p>
        </w:tc>
        <w:tc>
          <w:tcPr>
            <w:tcW w:w="3277" w:type="dxa"/>
            <w:tcBorders>
              <w:top w:val="single" w:sz="4" w:space="0" w:color="000000"/>
              <w:left w:val="nil"/>
              <w:bottom w:val="single" w:sz="4" w:space="0" w:color="000000"/>
              <w:right w:val="single" w:sz="4" w:space="0" w:color="000000"/>
            </w:tcBorders>
            <w:shd w:val="clear" w:color="auto" w:fill="A6A6A6"/>
            <w:vAlign w:val="bottom"/>
          </w:tcPr>
          <w:p w14:paraId="36E1E2F5" w14:textId="77777777" w:rsidR="004302F8" w:rsidRDefault="00E76636">
            <w:pPr>
              <w:jc w:val="center"/>
            </w:pPr>
            <w:r>
              <w:rPr>
                <w:rFonts w:ascii="Calibri" w:eastAsia="Calibri" w:hAnsi="Calibri" w:cs="Calibri"/>
                <w:b/>
                <w:sz w:val="22"/>
                <w:szCs w:val="22"/>
              </w:rPr>
              <w:t>Notes</w:t>
            </w:r>
          </w:p>
        </w:tc>
      </w:tr>
      <w:tr w:rsidR="004302F8" w14:paraId="13AB9719" w14:textId="77777777">
        <w:trPr>
          <w:trHeight w:val="260"/>
        </w:trPr>
        <w:tc>
          <w:tcPr>
            <w:tcW w:w="9483" w:type="dxa"/>
            <w:gridSpan w:val="5"/>
            <w:tcBorders>
              <w:top w:val="single" w:sz="4" w:space="0" w:color="000000"/>
              <w:left w:val="single" w:sz="4" w:space="0" w:color="000000"/>
              <w:bottom w:val="single" w:sz="4" w:space="0" w:color="000000"/>
              <w:right w:val="single" w:sz="4" w:space="0" w:color="000000"/>
            </w:tcBorders>
            <w:shd w:val="clear" w:color="auto" w:fill="FFC000"/>
            <w:vAlign w:val="bottom"/>
          </w:tcPr>
          <w:p w14:paraId="4CFFFD77" w14:textId="77777777" w:rsidR="004302F8" w:rsidRDefault="00E76636">
            <w:r>
              <w:rPr>
                <w:rFonts w:ascii="Calibri" w:eastAsia="Calibri" w:hAnsi="Calibri" w:cs="Calibri"/>
                <w:b/>
                <w:sz w:val="22"/>
                <w:szCs w:val="22"/>
              </w:rPr>
              <w:t>Assignment-Specific Items</w:t>
            </w:r>
          </w:p>
        </w:tc>
      </w:tr>
      <w:tr w:rsidR="004302F8" w14:paraId="1C6FBFFF" w14:textId="77777777">
        <w:trPr>
          <w:trHeight w:val="260"/>
        </w:trPr>
        <w:tc>
          <w:tcPr>
            <w:tcW w:w="3230" w:type="dxa"/>
            <w:tcBorders>
              <w:top w:val="nil"/>
              <w:left w:val="single" w:sz="4" w:space="0" w:color="000000"/>
              <w:bottom w:val="single" w:sz="4" w:space="0" w:color="000000"/>
              <w:right w:val="single" w:sz="4" w:space="0" w:color="000000"/>
            </w:tcBorders>
            <w:shd w:val="clear" w:color="auto" w:fill="FFFFFF"/>
            <w:vAlign w:val="bottom"/>
          </w:tcPr>
          <w:p w14:paraId="38D05DE5" w14:textId="77777777" w:rsidR="004302F8" w:rsidRDefault="00E76636">
            <w:r>
              <w:rPr>
                <w:rFonts w:ascii="Calibri" w:eastAsia="Calibri" w:hAnsi="Calibri" w:cs="Calibri"/>
                <w:b/>
                <w:sz w:val="22"/>
                <w:szCs w:val="22"/>
              </w:rPr>
              <w:t>Commercial Packaging Analysis 1</w:t>
            </w:r>
          </w:p>
        </w:tc>
        <w:tc>
          <w:tcPr>
            <w:tcW w:w="1251" w:type="dxa"/>
            <w:tcBorders>
              <w:top w:val="nil"/>
              <w:left w:val="nil"/>
              <w:bottom w:val="single" w:sz="4" w:space="0" w:color="000000"/>
              <w:right w:val="single" w:sz="4" w:space="0" w:color="000000"/>
            </w:tcBorders>
            <w:shd w:val="clear" w:color="auto" w:fill="FFFFFF"/>
            <w:vAlign w:val="bottom"/>
          </w:tcPr>
          <w:p w14:paraId="2CAEDC6E" w14:textId="2EE44F98" w:rsidR="004302F8" w:rsidRDefault="00D54AD5">
            <w:pPr>
              <w:jc w:val="center"/>
            </w:pPr>
            <w:r>
              <w:t>4</w:t>
            </w:r>
          </w:p>
        </w:tc>
        <w:tc>
          <w:tcPr>
            <w:tcW w:w="934" w:type="dxa"/>
            <w:tcBorders>
              <w:top w:val="nil"/>
              <w:left w:val="nil"/>
              <w:bottom w:val="single" w:sz="4" w:space="0" w:color="000000"/>
              <w:right w:val="single" w:sz="4" w:space="0" w:color="000000"/>
            </w:tcBorders>
            <w:shd w:val="clear" w:color="auto" w:fill="FFFFFF"/>
            <w:vAlign w:val="bottom"/>
          </w:tcPr>
          <w:p w14:paraId="4B4B3151" w14:textId="77777777" w:rsidR="004302F8" w:rsidRDefault="00E76636">
            <w:pPr>
              <w:jc w:val="center"/>
            </w:pPr>
            <w:r>
              <w:rPr>
                <w:rFonts w:ascii="Calibri" w:eastAsia="Calibri" w:hAnsi="Calibri" w:cs="Calibri"/>
                <w:sz w:val="22"/>
                <w:szCs w:val="22"/>
              </w:rPr>
              <w:t>x2</w:t>
            </w:r>
          </w:p>
        </w:tc>
        <w:tc>
          <w:tcPr>
            <w:tcW w:w="791" w:type="dxa"/>
            <w:tcBorders>
              <w:top w:val="nil"/>
              <w:left w:val="nil"/>
              <w:bottom w:val="single" w:sz="4" w:space="0" w:color="000000"/>
              <w:right w:val="single" w:sz="4" w:space="0" w:color="000000"/>
            </w:tcBorders>
            <w:shd w:val="clear" w:color="auto" w:fill="FFFFFF"/>
            <w:vAlign w:val="bottom"/>
          </w:tcPr>
          <w:p w14:paraId="1EAFC399" w14:textId="7D319AF6" w:rsidR="004302F8" w:rsidRDefault="00D54AD5">
            <w:pPr>
              <w:jc w:val="center"/>
            </w:pPr>
            <w:r>
              <w:t>8</w:t>
            </w:r>
          </w:p>
        </w:tc>
        <w:tc>
          <w:tcPr>
            <w:tcW w:w="3277" w:type="dxa"/>
            <w:tcBorders>
              <w:top w:val="nil"/>
              <w:left w:val="nil"/>
              <w:bottom w:val="single" w:sz="4" w:space="0" w:color="000000"/>
              <w:right w:val="single" w:sz="4" w:space="0" w:color="000000"/>
            </w:tcBorders>
            <w:shd w:val="clear" w:color="auto" w:fill="FFFFFF"/>
            <w:vAlign w:val="bottom"/>
          </w:tcPr>
          <w:p w14:paraId="57EF8FE2" w14:textId="77777777" w:rsidR="004302F8" w:rsidRDefault="00E76636">
            <w:r>
              <w:rPr>
                <w:rFonts w:ascii="Calibri" w:eastAsia="Calibri" w:hAnsi="Calibri" w:cs="Calibri"/>
                <w:sz w:val="22"/>
                <w:szCs w:val="22"/>
              </w:rPr>
              <w:t> </w:t>
            </w:r>
          </w:p>
        </w:tc>
      </w:tr>
      <w:tr w:rsidR="004302F8" w14:paraId="229A7543" w14:textId="77777777">
        <w:trPr>
          <w:trHeight w:val="260"/>
        </w:trPr>
        <w:tc>
          <w:tcPr>
            <w:tcW w:w="3230" w:type="dxa"/>
            <w:tcBorders>
              <w:top w:val="nil"/>
              <w:left w:val="single" w:sz="4" w:space="0" w:color="000000"/>
              <w:bottom w:val="single" w:sz="4" w:space="0" w:color="000000"/>
              <w:right w:val="single" w:sz="4" w:space="0" w:color="000000"/>
            </w:tcBorders>
            <w:shd w:val="clear" w:color="auto" w:fill="FFFFFF"/>
            <w:vAlign w:val="bottom"/>
          </w:tcPr>
          <w:p w14:paraId="06256CE3" w14:textId="77777777" w:rsidR="004302F8" w:rsidRDefault="00E76636">
            <w:r>
              <w:rPr>
                <w:rFonts w:ascii="Calibri" w:eastAsia="Calibri" w:hAnsi="Calibri" w:cs="Calibri"/>
                <w:b/>
                <w:sz w:val="22"/>
                <w:szCs w:val="22"/>
              </w:rPr>
              <w:t>Commercial Packaging Analysis 2</w:t>
            </w:r>
          </w:p>
        </w:tc>
        <w:tc>
          <w:tcPr>
            <w:tcW w:w="1251" w:type="dxa"/>
            <w:tcBorders>
              <w:top w:val="nil"/>
              <w:left w:val="nil"/>
              <w:bottom w:val="single" w:sz="4" w:space="0" w:color="000000"/>
              <w:right w:val="single" w:sz="4" w:space="0" w:color="000000"/>
            </w:tcBorders>
            <w:shd w:val="clear" w:color="auto" w:fill="FFFFFF"/>
            <w:vAlign w:val="bottom"/>
          </w:tcPr>
          <w:p w14:paraId="64CEEC5F" w14:textId="07CE3B69" w:rsidR="004302F8" w:rsidRDefault="00D54AD5">
            <w:pPr>
              <w:jc w:val="center"/>
            </w:pPr>
            <w:r>
              <w:t>4</w:t>
            </w:r>
          </w:p>
        </w:tc>
        <w:tc>
          <w:tcPr>
            <w:tcW w:w="934" w:type="dxa"/>
            <w:tcBorders>
              <w:top w:val="nil"/>
              <w:left w:val="nil"/>
              <w:bottom w:val="single" w:sz="4" w:space="0" w:color="000000"/>
              <w:right w:val="single" w:sz="4" w:space="0" w:color="000000"/>
            </w:tcBorders>
            <w:shd w:val="clear" w:color="auto" w:fill="FFFFFF"/>
            <w:vAlign w:val="bottom"/>
          </w:tcPr>
          <w:p w14:paraId="714EE348" w14:textId="77777777" w:rsidR="004302F8" w:rsidRDefault="00E76636">
            <w:pPr>
              <w:jc w:val="center"/>
            </w:pPr>
            <w:r>
              <w:rPr>
                <w:rFonts w:ascii="Calibri" w:eastAsia="Calibri" w:hAnsi="Calibri" w:cs="Calibri"/>
                <w:sz w:val="22"/>
                <w:szCs w:val="22"/>
              </w:rPr>
              <w:t>x2</w:t>
            </w:r>
          </w:p>
        </w:tc>
        <w:tc>
          <w:tcPr>
            <w:tcW w:w="791" w:type="dxa"/>
            <w:tcBorders>
              <w:top w:val="nil"/>
              <w:left w:val="nil"/>
              <w:bottom w:val="single" w:sz="4" w:space="0" w:color="000000"/>
              <w:right w:val="single" w:sz="4" w:space="0" w:color="000000"/>
            </w:tcBorders>
            <w:shd w:val="clear" w:color="auto" w:fill="FFFFFF"/>
            <w:vAlign w:val="bottom"/>
          </w:tcPr>
          <w:p w14:paraId="7A723B23" w14:textId="7312D722" w:rsidR="004302F8" w:rsidRDefault="00D54AD5">
            <w:pPr>
              <w:jc w:val="center"/>
            </w:pPr>
            <w:r>
              <w:t>8</w:t>
            </w:r>
          </w:p>
        </w:tc>
        <w:tc>
          <w:tcPr>
            <w:tcW w:w="3277" w:type="dxa"/>
            <w:tcBorders>
              <w:top w:val="nil"/>
              <w:left w:val="nil"/>
              <w:bottom w:val="single" w:sz="4" w:space="0" w:color="000000"/>
              <w:right w:val="single" w:sz="4" w:space="0" w:color="000000"/>
            </w:tcBorders>
            <w:shd w:val="clear" w:color="auto" w:fill="FFFFFF"/>
            <w:vAlign w:val="bottom"/>
          </w:tcPr>
          <w:p w14:paraId="0B53A2D5" w14:textId="77777777" w:rsidR="004302F8" w:rsidRDefault="00E76636">
            <w:r>
              <w:rPr>
                <w:rFonts w:ascii="Calibri" w:eastAsia="Calibri" w:hAnsi="Calibri" w:cs="Calibri"/>
                <w:sz w:val="22"/>
                <w:szCs w:val="22"/>
              </w:rPr>
              <w:t> </w:t>
            </w:r>
          </w:p>
        </w:tc>
      </w:tr>
      <w:tr w:rsidR="004302F8" w14:paraId="49009E17" w14:textId="77777777">
        <w:trPr>
          <w:trHeight w:val="260"/>
        </w:trPr>
        <w:tc>
          <w:tcPr>
            <w:tcW w:w="3230" w:type="dxa"/>
            <w:tcBorders>
              <w:top w:val="nil"/>
              <w:left w:val="single" w:sz="4" w:space="0" w:color="000000"/>
              <w:bottom w:val="single" w:sz="4" w:space="0" w:color="000000"/>
              <w:right w:val="single" w:sz="4" w:space="0" w:color="000000"/>
            </w:tcBorders>
            <w:shd w:val="clear" w:color="auto" w:fill="FFFFFF"/>
            <w:vAlign w:val="bottom"/>
          </w:tcPr>
          <w:p w14:paraId="1A914171" w14:textId="77777777" w:rsidR="004302F8" w:rsidRDefault="00E76636">
            <w:r>
              <w:rPr>
                <w:rFonts w:ascii="Calibri" w:eastAsia="Calibri" w:hAnsi="Calibri" w:cs="Calibri"/>
                <w:b/>
                <w:sz w:val="22"/>
                <w:szCs w:val="22"/>
              </w:rPr>
              <w:t>CAD Model Illustrations</w:t>
            </w:r>
          </w:p>
        </w:tc>
        <w:tc>
          <w:tcPr>
            <w:tcW w:w="1251" w:type="dxa"/>
            <w:tcBorders>
              <w:top w:val="nil"/>
              <w:left w:val="nil"/>
              <w:bottom w:val="single" w:sz="4" w:space="0" w:color="000000"/>
              <w:right w:val="single" w:sz="4" w:space="0" w:color="000000"/>
            </w:tcBorders>
            <w:shd w:val="clear" w:color="auto" w:fill="FFFFFF"/>
            <w:vAlign w:val="bottom"/>
          </w:tcPr>
          <w:p w14:paraId="51884512" w14:textId="0DC9DFAC" w:rsidR="004302F8" w:rsidRDefault="00D54AD5">
            <w:pPr>
              <w:jc w:val="center"/>
            </w:pPr>
            <w:r>
              <w:t>5</w:t>
            </w:r>
          </w:p>
        </w:tc>
        <w:tc>
          <w:tcPr>
            <w:tcW w:w="934" w:type="dxa"/>
            <w:tcBorders>
              <w:top w:val="nil"/>
              <w:left w:val="nil"/>
              <w:bottom w:val="single" w:sz="4" w:space="0" w:color="000000"/>
              <w:right w:val="single" w:sz="4" w:space="0" w:color="000000"/>
            </w:tcBorders>
            <w:shd w:val="clear" w:color="auto" w:fill="FFFFFF"/>
            <w:vAlign w:val="bottom"/>
          </w:tcPr>
          <w:p w14:paraId="73CEA624" w14:textId="77777777" w:rsidR="004302F8" w:rsidRDefault="00E76636">
            <w:pPr>
              <w:jc w:val="center"/>
            </w:pPr>
            <w:r>
              <w:rPr>
                <w:rFonts w:ascii="Calibri" w:eastAsia="Calibri" w:hAnsi="Calibri" w:cs="Calibri"/>
                <w:sz w:val="22"/>
                <w:szCs w:val="22"/>
              </w:rPr>
              <w:t>x4</w:t>
            </w:r>
          </w:p>
        </w:tc>
        <w:tc>
          <w:tcPr>
            <w:tcW w:w="791" w:type="dxa"/>
            <w:tcBorders>
              <w:top w:val="nil"/>
              <w:left w:val="nil"/>
              <w:bottom w:val="single" w:sz="4" w:space="0" w:color="000000"/>
              <w:right w:val="single" w:sz="4" w:space="0" w:color="000000"/>
            </w:tcBorders>
            <w:shd w:val="clear" w:color="auto" w:fill="FFFFFF"/>
            <w:vAlign w:val="bottom"/>
          </w:tcPr>
          <w:p w14:paraId="59C8B4C7" w14:textId="34D438A6" w:rsidR="004302F8" w:rsidRDefault="00D54AD5">
            <w:pPr>
              <w:jc w:val="center"/>
            </w:pPr>
            <w:r>
              <w:t>20</w:t>
            </w:r>
          </w:p>
        </w:tc>
        <w:tc>
          <w:tcPr>
            <w:tcW w:w="3277" w:type="dxa"/>
            <w:tcBorders>
              <w:top w:val="nil"/>
              <w:left w:val="nil"/>
              <w:bottom w:val="single" w:sz="4" w:space="0" w:color="000000"/>
              <w:right w:val="single" w:sz="4" w:space="0" w:color="000000"/>
            </w:tcBorders>
            <w:shd w:val="clear" w:color="auto" w:fill="FFFFFF"/>
            <w:vAlign w:val="bottom"/>
          </w:tcPr>
          <w:p w14:paraId="03CC2052" w14:textId="77777777" w:rsidR="004302F8" w:rsidRDefault="00E76636">
            <w:r>
              <w:rPr>
                <w:rFonts w:ascii="Calibri" w:eastAsia="Calibri" w:hAnsi="Calibri" w:cs="Calibri"/>
                <w:sz w:val="22"/>
                <w:szCs w:val="22"/>
              </w:rPr>
              <w:t> </w:t>
            </w:r>
          </w:p>
        </w:tc>
      </w:tr>
      <w:tr w:rsidR="004302F8" w14:paraId="7E545DE1" w14:textId="77777777">
        <w:trPr>
          <w:trHeight w:val="260"/>
        </w:trPr>
        <w:tc>
          <w:tcPr>
            <w:tcW w:w="3230" w:type="dxa"/>
            <w:tcBorders>
              <w:top w:val="nil"/>
              <w:left w:val="single" w:sz="4" w:space="0" w:color="000000"/>
              <w:bottom w:val="single" w:sz="4" w:space="0" w:color="000000"/>
              <w:right w:val="single" w:sz="4" w:space="0" w:color="000000"/>
            </w:tcBorders>
            <w:shd w:val="clear" w:color="auto" w:fill="FFFFFF"/>
            <w:vAlign w:val="bottom"/>
          </w:tcPr>
          <w:p w14:paraId="37BDA9F4" w14:textId="77777777" w:rsidR="004302F8" w:rsidRDefault="00E76636">
            <w:r>
              <w:rPr>
                <w:rFonts w:ascii="Calibri" w:eastAsia="Calibri" w:hAnsi="Calibri" w:cs="Calibri"/>
                <w:b/>
                <w:sz w:val="22"/>
                <w:szCs w:val="22"/>
              </w:rPr>
              <w:t>Project Packaging Specifications</w:t>
            </w:r>
          </w:p>
        </w:tc>
        <w:tc>
          <w:tcPr>
            <w:tcW w:w="1251" w:type="dxa"/>
            <w:tcBorders>
              <w:top w:val="nil"/>
              <w:left w:val="nil"/>
              <w:bottom w:val="single" w:sz="4" w:space="0" w:color="000000"/>
              <w:right w:val="single" w:sz="4" w:space="0" w:color="000000"/>
            </w:tcBorders>
            <w:shd w:val="clear" w:color="auto" w:fill="FFFFFF"/>
            <w:vAlign w:val="bottom"/>
          </w:tcPr>
          <w:p w14:paraId="022DC811" w14:textId="149689A0" w:rsidR="004302F8" w:rsidRDefault="00D54AD5">
            <w:pPr>
              <w:jc w:val="center"/>
            </w:pPr>
            <w:r>
              <w:t>5</w:t>
            </w:r>
          </w:p>
        </w:tc>
        <w:tc>
          <w:tcPr>
            <w:tcW w:w="934" w:type="dxa"/>
            <w:tcBorders>
              <w:top w:val="nil"/>
              <w:left w:val="nil"/>
              <w:bottom w:val="single" w:sz="4" w:space="0" w:color="000000"/>
              <w:right w:val="single" w:sz="4" w:space="0" w:color="000000"/>
            </w:tcBorders>
            <w:shd w:val="clear" w:color="auto" w:fill="FFFFFF"/>
            <w:vAlign w:val="bottom"/>
          </w:tcPr>
          <w:p w14:paraId="3160E029" w14:textId="77777777" w:rsidR="004302F8" w:rsidRDefault="00E76636">
            <w:pPr>
              <w:jc w:val="center"/>
            </w:pPr>
            <w:r>
              <w:rPr>
                <w:rFonts w:ascii="Calibri" w:eastAsia="Calibri" w:hAnsi="Calibri" w:cs="Calibri"/>
                <w:sz w:val="22"/>
                <w:szCs w:val="22"/>
              </w:rPr>
              <w:t>x2</w:t>
            </w:r>
          </w:p>
        </w:tc>
        <w:tc>
          <w:tcPr>
            <w:tcW w:w="791" w:type="dxa"/>
            <w:tcBorders>
              <w:top w:val="nil"/>
              <w:left w:val="nil"/>
              <w:bottom w:val="single" w:sz="4" w:space="0" w:color="000000"/>
              <w:right w:val="single" w:sz="4" w:space="0" w:color="000000"/>
            </w:tcBorders>
            <w:shd w:val="clear" w:color="auto" w:fill="FFFFFF"/>
            <w:vAlign w:val="bottom"/>
          </w:tcPr>
          <w:p w14:paraId="6C845046" w14:textId="4C8E178A" w:rsidR="004302F8" w:rsidRDefault="00D54AD5">
            <w:pPr>
              <w:jc w:val="center"/>
            </w:pPr>
            <w:r>
              <w:t>10</w:t>
            </w:r>
          </w:p>
        </w:tc>
        <w:tc>
          <w:tcPr>
            <w:tcW w:w="3277" w:type="dxa"/>
            <w:tcBorders>
              <w:top w:val="nil"/>
              <w:left w:val="nil"/>
              <w:bottom w:val="single" w:sz="4" w:space="0" w:color="000000"/>
              <w:right w:val="single" w:sz="4" w:space="0" w:color="000000"/>
            </w:tcBorders>
            <w:shd w:val="clear" w:color="auto" w:fill="FFFFFF"/>
            <w:vAlign w:val="bottom"/>
          </w:tcPr>
          <w:p w14:paraId="2B0873EF" w14:textId="77777777" w:rsidR="004302F8" w:rsidRDefault="00E76636">
            <w:r>
              <w:rPr>
                <w:rFonts w:ascii="Calibri" w:eastAsia="Calibri" w:hAnsi="Calibri" w:cs="Calibri"/>
                <w:sz w:val="22"/>
                <w:szCs w:val="22"/>
              </w:rPr>
              <w:t> </w:t>
            </w:r>
          </w:p>
        </w:tc>
      </w:tr>
      <w:tr w:rsidR="004302F8" w14:paraId="4399C7CF" w14:textId="77777777">
        <w:trPr>
          <w:trHeight w:val="260"/>
        </w:trPr>
        <w:tc>
          <w:tcPr>
            <w:tcW w:w="3230" w:type="dxa"/>
            <w:tcBorders>
              <w:top w:val="nil"/>
              <w:left w:val="single" w:sz="4" w:space="0" w:color="000000"/>
              <w:bottom w:val="single" w:sz="4" w:space="0" w:color="000000"/>
              <w:right w:val="single" w:sz="4" w:space="0" w:color="000000"/>
            </w:tcBorders>
            <w:shd w:val="clear" w:color="auto" w:fill="FFFFFF"/>
            <w:vAlign w:val="bottom"/>
          </w:tcPr>
          <w:p w14:paraId="05A27A93" w14:textId="77777777" w:rsidR="004302F8" w:rsidRDefault="00E76636">
            <w:r>
              <w:rPr>
                <w:rFonts w:ascii="Calibri" w:eastAsia="Calibri" w:hAnsi="Calibri" w:cs="Calibri"/>
                <w:b/>
                <w:sz w:val="22"/>
                <w:szCs w:val="22"/>
              </w:rPr>
              <w:t>PCB Footprint Layout</w:t>
            </w:r>
          </w:p>
        </w:tc>
        <w:tc>
          <w:tcPr>
            <w:tcW w:w="1251" w:type="dxa"/>
            <w:tcBorders>
              <w:top w:val="nil"/>
              <w:left w:val="nil"/>
              <w:bottom w:val="single" w:sz="4" w:space="0" w:color="000000"/>
              <w:right w:val="single" w:sz="4" w:space="0" w:color="000000"/>
            </w:tcBorders>
            <w:shd w:val="clear" w:color="auto" w:fill="FFFFFF"/>
            <w:vAlign w:val="bottom"/>
          </w:tcPr>
          <w:p w14:paraId="45451A5D" w14:textId="6E2A852E" w:rsidR="004302F8" w:rsidRDefault="00D54AD5">
            <w:pPr>
              <w:jc w:val="center"/>
            </w:pPr>
            <w:r>
              <w:t>5</w:t>
            </w:r>
          </w:p>
        </w:tc>
        <w:tc>
          <w:tcPr>
            <w:tcW w:w="934" w:type="dxa"/>
            <w:tcBorders>
              <w:top w:val="nil"/>
              <w:left w:val="nil"/>
              <w:bottom w:val="single" w:sz="4" w:space="0" w:color="000000"/>
              <w:right w:val="single" w:sz="4" w:space="0" w:color="000000"/>
            </w:tcBorders>
            <w:shd w:val="clear" w:color="auto" w:fill="FFFFFF"/>
            <w:vAlign w:val="bottom"/>
          </w:tcPr>
          <w:p w14:paraId="07114E23" w14:textId="77777777" w:rsidR="004302F8" w:rsidRDefault="00E76636">
            <w:pPr>
              <w:jc w:val="center"/>
            </w:pPr>
            <w:r>
              <w:rPr>
                <w:rFonts w:ascii="Calibri" w:eastAsia="Calibri" w:hAnsi="Calibri" w:cs="Calibri"/>
                <w:sz w:val="22"/>
                <w:szCs w:val="22"/>
              </w:rPr>
              <w:t>x2</w:t>
            </w:r>
          </w:p>
        </w:tc>
        <w:tc>
          <w:tcPr>
            <w:tcW w:w="791" w:type="dxa"/>
            <w:tcBorders>
              <w:top w:val="nil"/>
              <w:left w:val="nil"/>
              <w:bottom w:val="single" w:sz="4" w:space="0" w:color="000000"/>
              <w:right w:val="single" w:sz="4" w:space="0" w:color="000000"/>
            </w:tcBorders>
            <w:shd w:val="clear" w:color="auto" w:fill="FFFFFF"/>
            <w:vAlign w:val="bottom"/>
          </w:tcPr>
          <w:p w14:paraId="3DEF3ADB" w14:textId="0229DDCE" w:rsidR="004302F8" w:rsidRDefault="00D54AD5">
            <w:pPr>
              <w:jc w:val="center"/>
            </w:pPr>
            <w:r>
              <w:t>10</w:t>
            </w:r>
          </w:p>
        </w:tc>
        <w:tc>
          <w:tcPr>
            <w:tcW w:w="3277" w:type="dxa"/>
            <w:tcBorders>
              <w:top w:val="nil"/>
              <w:left w:val="nil"/>
              <w:bottom w:val="single" w:sz="4" w:space="0" w:color="000000"/>
              <w:right w:val="single" w:sz="4" w:space="0" w:color="000000"/>
            </w:tcBorders>
            <w:shd w:val="clear" w:color="auto" w:fill="FFFFFF"/>
            <w:vAlign w:val="bottom"/>
          </w:tcPr>
          <w:p w14:paraId="1DB1A87F" w14:textId="77777777" w:rsidR="004302F8" w:rsidRDefault="00E76636">
            <w:r>
              <w:rPr>
                <w:rFonts w:ascii="Calibri" w:eastAsia="Calibri" w:hAnsi="Calibri" w:cs="Calibri"/>
                <w:sz w:val="22"/>
                <w:szCs w:val="22"/>
              </w:rPr>
              <w:t> </w:t>
            </w:r>
          </w:p>
        </w:tc>
      </w:tr>
      <w:tr w:rsidR="004302F8" w14:paraId="11843606" w14:textId="77777777">
        <w:trPr>
          <w:trHeight w:val="260"/>
        </w:trPr>
        <w:tc>
          <w:tcPr>
            <w:tcW w:w="9483" w:type="dxa"/>
            <w:gridSpan w:val="5"/>
            <w:tcBorders>
              <w:top w:val="single" w:sz="4" w:space="0" w:color="000000"/>
              <w:left w:val="single" w:sz="4" w:space="0" w:color="000000"/>
              <w:bottom w:val="single" w:sz="4" w:space="0" w:color="000000"/>
              <w:right w:val="single" w:sz="4" w:space="0" w:color="000000"/>
            </w:tcBorders>
            <w:shd w:val="clear" w:color="auto" w:fill="FFC000"/>
            <w:vAlign w:val="bottom"/>
          </w:tcPr>
          <w:p w14:paraId="7D932876" w14:textId="77777777" w:rsidR="004302F8" w:rsidRDefault="00E76636">
            <w:r>
              <w:rPr>
                <w:rFonts w:ascii="Calibri" w:eastAsia="Calibri" w:hAnsi="Calibri" w:cs="Calibri"/>
                <w:b/>
                <w:sz w:val="22"/>
                <w:szCs w:val="22"/>
              </w:rPr>
              <w:t>Writing-Specific Items</w:t>
            </w:r>
          </w:p>
        </w:tc>
      </w:tr>
      <w:tr w:rsidR="004302F8" w14:paraId="501E897D" w14:textId="77777777">
        <w:trPr>
          <w:trHeight w:val="260"/>
        </w:trPr>
        <w:tc>
          <w:tcPr>
            <w:tcW w:w="3230" w:type="dxa"/>
            <w:tcBorders>
              <w:top w:val="nil"/>
              <w:left w:val="single" w:sz="4" w:space="0" w:color="000000"/>
              <w:bottom w:val="single" w:sz="4" w:space="0" w:color="000000"/>
              <w:right w:val="single" w:sz="4" w:space="0" w:color="000000"/>
            </w:tcBorders>
            <w:shd w:val="clear" w:color="auto" w:fill="FFFFFF"/>
            <w:vAlign w:val="bottom"/>
          </w:tcPr>
          <w:p w14:paraId="18194119" w14:textId="77777777" w:rsidR="004302F8" w:rsidRDefault="00E76636">
            <w:r>
              <w:rPr>
                <w:rFonts w:ascii="Calibri" w:eastAsia="Calibri" w:hAnsi="Calibri" w:cs="Calibri"/>
                <w:b/>
                <w:sz w:val="22"/>
                <w:szCs w:val="22"/>
              </w:rPr>
              <w:t>Spelling and Grammar</w:t>
            </w:r>
          </w:p>
        </w:tc>
        <w:tc>
          <w:tcPr>
            <w:tcW w:w="1251" w:type="dxa"/>
            <w:tcBorders>
              <w:top w:val="nil"/>
              <w:left w:val="nil"/>
              <w:bottom w:val="single" w:sz="4" w:space="0" w:color="000000"/>
              <w:right w:val="single" w:sz="4" w:space="0" w:color="000000"/>
            </w:tcBorders>
            <w:shd w:val="clear" w:color="auto" w:fill="FFFFFF"/>
            <w:vAlign w:val="bottom"/>
          </w:tcPr>
          <w:p w14:paraId="1BE32969" w14:textId="70442F8B" w:rsidR="004302F8" w:rsidRDefault="00D54AD5">
            <w:pPr>
              <w:jc w:val="center"/>
            </w:pPr>
            <w:r>
              <w:t>4</w:t>
            </w:r>
          </w:p>
        </w:tc>
        <w:tc>
          <w:tcPr>
            <w:tcW w:w="934" w:type="dxa"/>
            <w:tcBorders>
              <w:top w:val="nil"/>
              <w:left w:val="nil"/>
              <w:bottom w:val="single" w:sz="4" w:space="0" w:color="000000"/>
              <w:right w:val="single" w:sz="4" w:space="0" w:color="000000"/>
            </w:tcBorders>
            <w:shd w:val="clear" w:color="auto" w:fill="FFFFFF"/>
            <w:vAlign w:val="bottom"/>
          </w:tcPr>
          <w:p w14:paraId="74B86600" w14:textId="77777777" w:rsidR="004302F8" w:rsidRDefault="00E76636">
            <w:pPr>
              <w:jc w:val="center"/>
            </w:pPr>
            <w:r>
              <w:rPr>
                <w:rFonts w:ascii="Calibri" w:eastAsia="Calibri" w:hAnsi="Calibri" w:cs="Calibri"/>
                <w:sz w:val="22"/>
                <w:szCs w:val="22"/>
              </w:rPr>
              <w:t>x2</w:t>
            </w:r>
          </w:p>
        </w:tc>
        <w:tc>
          <w:tcPr>
            <w:tcW w:w="791" w:type="dxa"/>
            <w:tcBorders>
              <w:top w:val="nil"/>
              <w:left w:val="nil"/>
              <w:bottom w:val="single" w:sz="4" w:space="0" w:color="000000"/>
              <w:right w:val="single" w:sz="4" w:space="0" w:color="000000"/>
            </w:tcBorders>
            <w:shd w:val="clear" w:color="auto" w:fill="FFFFFF"/>
            <w:vAlign w:val="bottom"/>
          </w:tcPr>
          <w:p w14:paraId="612E0B6E" w14:textId="1B2EE50E" w:rsidR="004302F8" w:rsidRDefault="00D54AD5">
            <w:pPr>
              <w:jc w:val="center"/>
            </w:pPr>
            <w:r>
              <w:t>8</w:t>
            </w:r>
          </w:p>
        </w:tc>
        <w:tc>
          <w:tcPr>
            <w:tcW w:w="3277" w:type="dxa"/>
            <w:tcBorders>
              <w:top w:val="nil"/>
              <w:left w:val="nil"/>
              <w:bottom w:val="single" w:sz="4" w:space="0" w:color="000000"/>
              <w:right w:val="single" w:sz="4" w:space="0" w:color="000000"/>
            </w:tcBorders>
            <w:shd w:val="clear" w:color="auto" w:fill="FFFFFF"/>
            <w:vAlign w:val="bottom"/>
          </w:tcPr>
          <w:p w14:paraId="3E79577F" w14:textId="77777777" w:rsidR="004302F8" w:rsidRDefault="00E76636">
            <w:r>
              <w:rPr>
                <w:rFonts w:ascii="Calibri" w:eastAsia="Calibri" w:hAnsi="Calibri" w:cs="Calibri"/>
                <w:sz w:val="22"/>
                <w:szCs w:val="22"/>
              </w:rPr>
              <w:t> </w:t>
            </w:r>
          </w:p>
        </w:tc>
      </w:tr>
      <w:tr w:rsidR="004302F8" w14:paraId="34C3B674" w14:textId="77777777">
        <w:trPr>
          <w:trHeight w:val="260"/>
        </w:trPr>
        <w:tc>
          <w:tcPr>
            <w:tcW w:w="3230" w:type="dxa"/>
            <w:tcBorders>
              <w:top w:val="nil"/>
              <w:left w:val="single" w:sz="4" w:space="0" w:color="000000"/>
              <w:bottom w:val="single" w:sz="4" w:space="0" w:color="000000"/>
              <w:right w:val="single" w:sz="4" w:space="0" w:color="000000"/>
            </w:tcBorders>
            <w:shd w:val="clear" w:color="auto" w:fill="FFFFFF"/>
            <w:vAlign w:val="bottom"/>
          </w:tcPr>
          <w:p w14:paraId="3E8D5EE5" w14:textId="77777777" w:rsidR="004302F8" w:rsidRDefault="00E76636">
            <w:r>
              <w:rPr>
                <w:rFonts w:ascii="Calibri" w:eastAsia="Calibri" w:hAnsi="Calibri" w:cs="Calibri"/>
                <w:b/>
                <w:sz w:val="22"/>
                <w:szCs w:val="22"/>
              </w:rPr>
              <w:t>Formatting and Citations</w:t>
            </w:r>
          </w:p>
        </w:tc>
        <w:tc>
          <w:tcPr>
            <w:tcW w:w="1251" w:type="dxa"/>
            <w:tcBorders>
              <w:top w:val="nil"/>
              <w:left w:val="nil"/>
              <w:bottom w:val="single" w:sz="4" w:space="0" w:color="000000"/>
              <w:right w:val="single" w:sz="4" w:space="0" w:color="000000"/>
            </w:tcBorders>
            <w:shd w:val="clear" w:color="auto" w:fill="FFFFFF"/>
            <w:vAlign w:val="bottom"/>
          </w:tcPr>
          <w:p w14:paraId="507E52E7" w14:textId="02E0CED4" w:rsidR="004302F8" w:rsidRDefault="00D54AD5">
            <w:pPr>
              <w:jc w:val="center"/>
            </w:pPr>
            <w:r>
              <w:t>4</w:t>
            </w:r>
          </w:p>
        </w:tc>
        <w:tc>
          <w:tcPr>
            <w:tcW w:w="934" w:type="dxa"/>
            <w:tcBorders>
              <w:top w:val="nil"/>
              <w:left w:val="nil"/>
              <w:bottom w:val="single" w:sz="4" w:space="0" w:color="000000"/>
              <w:right w:val="single" w:sz="4" w:space="0" w:color="000000"/>
            </w:tcBorders>
            <w:shd w:val="clear" w:color="auto" w:fill="FFFFFF"/>
            <w:vAlign w:val="bottom"/>
          </w:tcPr>
          <w:p w14:paraId="193F4E59" w14:textId="77777777" w:rsidR="004302F8" w:rsidRDefault="00E76636">
            <w:pPr>
              <w:jc w:val="center"/>
            </w:pPr>
            <w:r>
              <w:rPr>
                <w:rFonts w:ascii="Calibri" w:eastAsia="Calibri" w:hAnsi="Calibri" w:cs="Calibri"/>
                <w:sz w:val="22"/>
                <w:szCs w:val="22"/>
              </w:rPr>
              <w:t>x1</w:t>
            </w:r>
          </w:p>
        </w:tc>
        <w:tc>
          <w:tcPr>
            <w:tcW w:w="791" w:type="dxa"/>
            <w:tcBorders>
              <w:top w:val="nil"/>
              <w:left w:val="nil"/>
              <w:bottom w:val="single" w:sz="4" w:space="0" w:color="000000"/>
              <w:right w:val="single" w:sz="4" w:space="0" w:color="000000"/>
            </w:tcBorders>
            <w:shd w:val="clear" w:color="auto" w:fill="FFFFFF"/>
            <w:vAlign w:val="bottom"/>
          </w:tcPr>
          <w:p w14:paraId="2CAD6B6C" w14:textId="71160CEC" w:rsidR="004302F8" w:rsidRDefault="00D54AD5">
            <w:pPr>
              <w:jc w:val="center"/>
            </w:pPr>
            <w:r>
              <w:t>4</w:t>
            </w:r>
          </w:p>
        </w:tc>
        <w:tc>
          <w:tcPr>
            <w:tcW w:w="3277" w:type="dxa"/>
            <w:tcBorders>
              <w:top w:val="nil"/>
              <w:left w:val="nil"/>
              <w:bottom w:val="single" w:sz="4" w:space="0" w:color="000000"/>
              <w:right w:val="single" w:sz="4" w:space="0" w:color="000000"/>
            </w:tcBorders>
            <w:shd w:val="clear" w:color="auto" w:fill="FFFFFF"/>
            <w:vAlign w:val="bottom"/>
          </w:tcPr>
          <w:p w14:paraId="13FEE5D4" w14:textId="77777777" w:rsidR="004302F8" w:rsidRDefault="00E76636">
            <w:r>
              <w:rPr>
                <w:rFonts w:ascii="Calibri" w:eastAsia="Calibri" w:hAnsi="Calibri" w:cs="Calibri"/>
                <w:sz w:val="22"/>
                <w:szCs w:val="22"/>
              </w:rPr>
              <w:t> </w:t>
            </w:r>
          </w:p>
        </w:tc>
      </w:tr>
      <w:tr w:rsidR="004302F8" w14:paraId="7020D045" w14:textId="77777777">
        <w:trPr>
          <w:trHeight w:val="260"/>
        </w:trPr>
        <w:tc>
          <w:tcPr>
            <w:tcW w:w="3230" w:type="dxa"/>
            <w:tcBorders>
              <w:top w:val="nil"/>
              <w:left w:val="single" w:sz="4" w:space="0" w:color="000000"/>
              <w:bottom w:val="single" w:sz="4" w:space="0" w:color="000000"/>
              <w:right w:val="single" w:sz="4" w:space="0" w:color="000000"/>
            </w:tcBorders>
            <w:shd w:val="clear" w:color="auto" w:fill="FFFFFF"/>
            <w:vAlign w:val="bottom"/>
          </w:tcPr>
          <w:p w14:paraId="533B6212" w14:textId="77777777" w:rsidR="004302F8" w:rsidRDefault="00E76636">
            <w:r>
              <w:rPr>
                <w:rFonts w:ascii="Calibri" w:eastAsia="Calibri" w:hAnsi="Calibri" w:cs="Calibri"/>
                <w:b/>
                <w:sz w:val="22"/>
                <w:szCs w:val="22"/>
              </w:rPr>
              <w:t>Figures and Graphs</w:t>
            </w:r>
          </w:p>
        </w:tc>
        <w:tc>
          <w:tcPr>
            <w:tcW w:w="1251" w:type="dxa"/>
            <w:tcBorders>
              <w:top w:val="nil"/>
              <w:left w:val="nil"/>
              <w:bottom w:val="single" w:sz="4" w:space="0" w:color="000000"/>
              <w:right w:val="single" w:sz="4" w:space="0" w:color="000000"/>
            </w:tcBorders>
            <w:shd w:val="clear" w:color="auto" w:fill="FFFFFF"/>
            <w:vAlign w:val="bottom"/>
          </w:tcPr>
          <w:p w14:paraId="282E35E4" w14:textId="7DB82B96" w:rsidR="004302F8" w:rsidRDefault="00D54AD5">
            <w:pPr>
              <w:jc w:val="center"/>
            </w:pPr>
            <w:r>
              <w:t>4.5</w:t>
            </w:r>
          </w:p>
        </w:tc>
        <w:tc>
          <w:tcPr>
            <w:tcW w:w="934" w:type="dxa"/>
            <w:tcBorders>
              <w:top w:val="nil"/>
              <w:left w:val="nil"/>
              <w:bottom w:val="single" w:sz="4" w:space="0" w:color="000000"/>
              <w:right w:val="single" w:sz="4" w:space="0" w:color="000000"/>
            </w:tcBorders>
            <w:shd w:val="clear" w:color="auto" w:fill="FFFFFF"/>
            <w:vAlign w:val="bottom"/>
          </w:tcPr>
          <w:p w14:paraId="0FD62E25" w14:textId="77777777" w:rsidR="004302F8" w:rsidRDefault="00E76636">
            <w:pPr>
              <w:jc w:val="center"/>
            </w:pPr>
            <w:r>
              <w:rPr>
                <w:rFonts w:ascii="Calibri" w:eastAsia="Calibri" w:hAnsi="Calibri" w:cs="Calibri"/>
                <w:sz w:val="22"/>
                <w:szCs w:val="22"/>
              </w:rPr>
              <w:t>x2</w:t>
            </w:r>
          </w:p>
        </w:tc>
        <w:tc>
          <w:tcPr>
            <w:tcW w:w="791" w:type="dxa"/>
            <w:tcBorders>
              <w:top w:val="nil"/>
              <w:left w:val="nil"/>
              <w:bottom w:val="single" w:sz="4" w:space="0" w:color="000000"/>
              <w:right w:val="single" w:sz="4" w:space="0" w:color="000000"/>
            </w:tcBorders>
            <w:shd w:val="clear" w:color="auto" w:fill="FFFFFF"/>
            <w:vAlign w:val="bottom"/>
          </w:tcPr>
          <w:p w14:paraId="26B4EB67" w14:textId="75FAAB79" w:rsidR="004302F8" w:rsidRDefault="00D54AD5">
            <w:pPr>
              <w:jc w:val="center"/>
            </w:pPr>
            <w:r>
              <w:t>9</w:t>
            </w:r>
          </w:p>
        </w:tc>
        <w:tc>
          <w:tcPr>
            <w:tcW w:w="3277" w:type="dxa"/>
            <w:tcBorders>
              <w:top w:val="nil"/>
              <w:left w:val="nil"/>
              <w:bottom w:val="single" w:sz="4" w:space="0" w:color="000000"/>
              <w:right w:val="single" w:sz="4" w:space="0" w:color="000000"/>
            </w:tcBorders>
            <w:shd w:val="clear" w:color="auto" w:fill="FFFFFF"/>
            <w:vAlign w:val="bottom"/>
          </w:tcPr>
          <w:p w14:paraId="05B79D79" w14:textId="77777777" w:rsidR="004302F8" w:rsidRDefault="00E76636">
            <w:r>
              <w:rPr>
                <w:rFonts w:ascii="Calibri" w:eastAsia="Calibri" w:hAnsi="Calibri" w:cs="Calibri"/>
                <w:sz w:val="22"/>
                <w:szCs w:val="22"/>
              </w:rPr>
              <w:t> </w:t>
            </w:r>
          </w:p>
        </w:tc>
      </w:tr>
      <w:tr w:rsidR="004302F8" w14:paraId="7FBCEB42" w14:textId="77777777">
        <w:trPr>
          <w:trHeight w:val="260"/>
        </w:trPr>
        <w:tc>
          <w:tcPr>
            <w:tcW w:w="3230" w:type="dxa"/>
            <w:tcBorders>
              <w:top w:val="nil"/>
              <w:left w:val="single" w:sz="4" w:space="0" w:color="000000"/>
              <w:bottom w:val="single" w:sz="4" w:space="0" w:color="000000"/>
              <w:right w:val="single" w:sz="4" w:space="0" w:color="000000"/>
            </w:tcBorders>
            <w:shd w:val="clear" w:color="auto" w:fill="FFFFFF"/>
            <w:vAlign w:val="bottom"/>
          </w:tcPr>
          <w:p w14:paraId="35E2D271" w14:textId="77777777" w:rsidR="004302F8" w:rsidRDefault="00E76636">
            <w:r>
              <w:rPr>
                <w:rFonts w:ascii="Calibri" w:eastAsia="Calibri" w:hAnsi="Calibri" w:cs="Calibri"/>
                <w:b/>
                <w:sz w:val="22"/>
                <w:szCs w:val="22"/>
              </w:rPr>
              <w:t>Technical Writing Style</w:t>
            </w:r>
          </w:p>
        </w:tc>
        <w:tc>
          <w:tcPr>
            <w:tcW w:w="1251" w:type="dxa"/>
            <w:tcBorders>
              <w:top w:val="nil"/>
              <w:left w:val="nil"/>
              <w:bottom w:val="single" w:sz="4" w:space="0" w:color="000000"/>
              <w:right w:val="single" w:sz="4" w:space="0" w:color="000000"/>
            </w:tcBorders>
            <w:shd w:val="clear" w:color="auto" w:fill="FFFFFF"/>
            <w:vAlign w:val="bottom"/>
          </w:tcPr>
          <w:p w14:paraId="59AFF7C4" w14:textId="1D6D17AA" w:rsidR="004302F8" w:rsidRDefault="00D54AD5">
            <w:pPr>
              <w:jc w:val="center"/>
            </w:pPr>
            <w:r>
              <w:t>4</w:t>
            </w:r>
          </w:p>
        </w:tc>
        <w:tc>
          <w:tcPr>
            <w:tcW w:w="934" w:type="dxa"/>
            <w:tcBorders>
              <w:top w:val="nil"/>
              <w:left w:val="nil"/>
              <w:bottom w:val="single" w:sz="4" w:space="0" w:color="000000"/>
              <w:right w:val="single" w:sz="4" w:space="0" w:color="000000"/>
            </w:tcBorders>
            <w:shd w:val="clear" w:color="auto" w:fill="FFFFFF"/>
            <w:vAlign w:val="bottom"/>
          </w:tcPr>
          <w:p w14:paraId="4EC0F551" w14:textId="77777777" w:rsidR="004302F8" w:rsidRDefault="00E76636">
            <w:pPr>
              <w:jc w:val="center"/>
            </w:pPr>
            <w:r>
              <w:rPr>
                <w:rFonts w:ascii="Calibri" w:eastAsia="Calibri" w:hAnsi="Calibri" w:cs="Calibri"/>
                <w:sz w:val="22"/>
                <w:szCs w:val="22"/>
              </w:rPr>
              <w:t>x3</w:t>
            </w:r>
          </w:p>
        </w:tc>
        <w:tc>
          <w:tcPr>
            <w:tcW w:w="791" w:type="dxa"/>
            <w:tcBorders>
              <w:top w:val="nil"/>
              <w:left w:val="nil"/>
              <w:bottom w:val="single" w:sz="4" w:space="0" w:color="000000"/>
              <w:right w:val="single" w:sz="4" w:space="0" w:color="000000"/>
            </w:tcBorders>
            <w:shd w:val="clear" w:color="auto" w:fill="FFFFFF"/>
            <w:vAlign w:val="bottom"/>
          </w:tcPr>
          <w:p w14:paraId="5B8FF978" w14:textId="2C9136F8" w:rsidR="004302F8" w:rsidRDefault="00D54AD5">
            <w:pPr>
              <w:jc w:val="center"/>
            </w:pPr>
            <w:r>
              <w:t>12</w:t>
            </w:r>
          </w:p>
        </w:tc>
        <w:tc>
          <w:tcPr>
            <w:tcW w:w="3277" w:type="dxa"/>
            <w:tcBorders>
              <w:top w:val="nil"/>
              <w:left w:val="nil"/>
              <w:bottom w:val="single" w:sz="4" w:space="0" w:color="000000"/>
              <w:right w:val="single" w:sz="4" w:space="0" w:color="000000"/>
            </w:tcBorders>
            <w:shd w:val="clear" w:color="auto" w:fill="FFFFFF"/>
            <w:vAlign w:val="bottom"/>
          </w:tcPr>
          <w:p w14:paraId="3D6250A7" w14:textId="77777777" w:rsidR="004302F8" w:rsidRDefault="00E76636">
            <w:r>
              <w:rPr>
                <w:rFonts w:ascii="Calibri" w:eastAsia="Calibri" w:hAnsi="Calibri" w:cs="Calibri"/>
                <w:sz w:val="22"/>
                <w:szCs w:val="22"/>
              </w:rPr>
              <w:t> </w:t>
            </w:r>
          </w:p>
        </w:tc>
      </w:tr>
      <w:tr w:rsidR="004302F8" w14:paraId="1F9E1327" w14:textId="77777777">
        <w:trPr>
          <w:trHeight w:val="260"/>
        </w:trPr>
        <w:tc>
          <w:tcPr>
            <w:tcW w:w="3230" w:type="dxa"/>
            <w:tcBorders>
              <w:top w:val="nil"/>
              <w:left w:val="single" w:sz="4" w:space="0" w:color="000000"/>
              <w:bottom w:val="single" w:sz="4" w:space="0" w:color="000000"/>
              <w:right w:val="single" w:sz="4" w:space="0" w:color="000000"/>
            </w:tcBorders>
            <w:shd w:val="clear" w:color="auto" w:fill="FFC000"/>
            <w:vAlign w:val="bottom"/>
          </w:tcPr>
          <w:p w14:paraId="0D9A45F4" w14:textId="77777777" w:rsidR="004302F8" w:rsidRDefault="00E76636">
            <w:r>
              <w:rPr>
                <w:rFonts w:ascii="Calibri" w:eastAsia="Calibri" w:hAnsi="Calibri" w:cs="Calibri"/>
                <w:b/>
                <w:sz w:val="22"/>
                <w:szCs w:val="22"/>
              </w:rPr>
              <w:t>Total Score</w:t>
            </w:r>
          </w:p>
        </w:tc>
        <w:tc>
          <w:tcPr>
            <w:tcW w:w="2976" w:type="dxa"/>
            <w:gridSpan w:val="3"/>
            <w:tcBorders>
              <w:top w:val="single" w:sz="4" w:space="0" w:color="000000"/>
              <w:left w:val="nil"/>
              <w:bottom w:val="single" w:sz="4" w:space="0" w:color="000000"/>
              <w:right w:val="single" w:sz="4" w:space="0" w:color="000000"/>
            </w:tcBorders>
            <w:shd w:val="clear" w:color="auto" w:fill="FFFFFF"/>
            <w:vAlign w:val="bottom"/>
          </w:tcPr>
          <w:p w14:paraId="727A6898" w14:textId="59F6A53A" w:rsidR="004302F8" w:rsidRDefault="00D54AD5">
            <w:pPr>
              <w:jc w:val="center"/>
            </w:pPr>
            <w:r>
              <w:t>89</w:t>
            </w:r>
            <w:bookmarkStart w:id="1" w:name="_GoBack"/>
            <w:bookmarkEnd w:id="1"/>
          </w:p>
        </w:tc>
        <w:tc>
          <w:tcPr>
            <w:tcW w:w="3277" w:type="dxa"/>
            <w:tcBorders>
              <w:top w:val="nil"/>
              <w:left w:val="nil"/>
              <w:bottom w:val="single" w:sz="4" w:space="0" w:color="000000"/>
              <w:right w:val="single" w:sz="4" w:space="0" w:color="000000"/>
            </w:tcBorders>
            <w:shd w:val="clear" w:color="auto" w:fill="FFFFFF"/>
            <w:vAlign w:val="bottom"/>
          </w:tcPr>
          <w:p w14:paraId="5D0B8FF2" w14:textId="77777777" w:rsidR="004302F8" w:rsidRDefault="00E76636">
            <w:r>
              <w:rPr>
                <w:rFonts w:ascii="Calibri" w:eastAsia="Calibri" w:hAnsi="Calibri" w:cs="Calibri"/>
                <w:sz w:val="22"/>
                <w:szCs w:val="22"/>
              </w:rPr>
              <w:t> </w:t>
            </w:r>
          </w:p>
        </w:tc>
      </w:tr>
    </w:tbl>
    <w:p w14:paraId="0E5189A6" w14:textId="77777777" w:rsidR="004302F8" w:rsidRDefault="004302F8">
      <w:pPr>
        <w:pStyle w:val="Title"/>
        <w:jc w:val="left"/>
      </w:pPr>
    </w:p>
    <w:p w14:paraId="691A6DE8" w14:textId="77777777" w:rsidR="004302F8" w:rsidRDefault="00E76636">
      <w:pPr>
        <w:pStyle w:val="Title"/>
        <w:jc w:val="left"/>
      </w:pPr>
      <w:r>
        <w:rPr>
          <w:sz w:val="24"/>
          <w:szCs w:val="24"/>
        </w:rPr>
        <w:t xml:space="preserve">5: Excellent </w:t>
      </w:r>
      <w:r>
        <w:rPr>
          <w:sz w:val="24"/>
          <w:szCs w:val="24"/>
        </w:rPr>
        <w:tab/>
        <w:t>4: Good     3: Acceptable    2: Poor     1: Very Poor    0: Not attempted</w:t>
      </w:r>
    </w:p>
    <w:p w14:paraId="35F75DDC" w14:textId="77777777" w:rsidR="004302F8" w:rsidRDefault="004302F8">
      <w:pPr>
        <w:pStyle w:val="Title"/>
        <w:jc w:val="left"/>
      </w:pPr>
    </w:p>
    <w:p w14:paraId="6DD88F12" w14:textId="77777777" w:rsidR="004302F8" w:rsidRDefault="00E76636">
      <w:pPr>
        <w:pStyle w:val="Title"/>
        <w:jc w:val="left"/>
      </w:pPr>
      <w:r>
        <w:rPr>
          <w:sz w:val="24"/>
          <w:szCs w:val="24"/>
        </w:rPr>
        <w:t>Comments:</w:t>
      </w:r>
    </w:p>
    <w:p w14:paraId="27F590B0" w14:textId="77777777" w:rsidR="004302F8" w:rsidRDefault="004302F8">
      <w:pPr>
        <w:pStyle w:val="Title"/>
        <w:spacing w:line="360" w:lineRule="auto"/>
        <w:jc w:val="left"/>
      </w:pPr>
    </w:p>
    <w:p w14:paraId="12BC8030" w14:textId="77777777" w:rsidR="004302F8" w:rsidRDefault="004302F8">
      <w:pPr>
        <w:pStyle w:val="Title"/>
        <w:spacing w:line="360" w:lineRule="auto"/>
        <w:jc w:val="left"/>
      </w:pPr>
    </w:p>
    <w:p w14:paraId="648E7984" w14:textId="77777777" w:rsidR="004302F8" w:rsidRDefault="004302F8">
      <w:pPr>
        <w:pStyle w:val="Title"/>
        <w:spacing w:line="360" w:lineRule="auto"/>
        <w:jc w:val="left"/>
      </w:pPr>
    </w:p>
    <w:p w14:paraId="48D8B31D" w14:textId="77777777" w:rsidR="004302F8" w:rsidRDefault="004302F8"/>
    <w:p w14:paraId="3C5C4A89" w14:textId="77777777" w:rsidR="004302F8" w:rsidRDefault="004302F8"/>
    <w:p w14:paraId="3BA42BEF" w14:textId="77777777" w:rsidR="004302F8" w:rsidRDefault="004302F8">
      <w:pPr>
        <w:pStyle w:val="Title"/>
        <w:spacing w:line="360" w:lineRule="auto"/>
        <w:jc w:val="left"/>
      </w:pPr>
    </w:p>
    <w:p w14:paraId="24363236" w14:textId="77777777" w:rsidR="009E3652" w:rsidRDefault="009E3652" w:rsidP="009E3652"/>
    <w:p w14:paraId="4E3118E8" w14:textId="77777777" w:rsidR="009E3652" w:rsidRPr="009E3652" w:rsidRDefault="009E3652" w:rsidP="009E3652"/>
    <w:p w14:paraId="4C956D93" w14:textId="77777777" w:rsidR="004302F8" w:rsidRDefault="004302F8">
      <w:pPr>
        <w:pStyle w:val="Title"/>
        <w:spacing w:line="360" w:lineRule="auto"/>
        <w:jc w:val="left"/>
      </w:pPr>
    </w:p>
    <w:p w14:paraId="1B996C75" w14:textId="77777777" w:rsidR="004302F8" w:rsidRPr="009E3652" w:rsidRDefault="00E76636" w:rsidP="009E3652">
      <w:pPr>
        <w:pStyle w:val="Title"/>
        <w:numPr>
          <w:ilvl w:val="0"/>
          <w:numId w:val="1"/>
        </w:numPr>
        <w:spacing w:line="360" w:lineRule="auto"/>
        <w:ind w:hanging="432"/>
        <w:jc w:val="left"/>
        <w:rPr>
          <w:sz w:val="24"/>
          <w:szCs w:val="24"/>
        </w:rPr>
      </w:pPr>
      <w:r w:rsidRPr="009E3652">
        <w:rPr>
          <w:sz w:val="24"/>
          <w:szCs w:val="24"/>
        </w:rPr>
        <w:lastRenderedPageBreak/>
        <w:t>Commercial Product Packaging</w:t>
      </w:r>
    </w:p>
    <w:p w14:paraId="67E285FD" w14:textId="77777777" w:rsidR="004302F8" w:rsidRDefault="00E76636" w:rsidP="00161AB1">
      <w:pPr>
        <w:jc w:val="both"/>
        <w:pPrChange w:id="2" w:author="Varshini Tata Narendra Babu" w:date="2017-02-12T14:10:00Z">
          <w:pPr/>
        </w:pPrChange>
      </w:pPr>
      <w:r>
        <w:t xml:space="preserve">We analyzed two automatic </w:t>
      </w:r>
      <w:proofErr w:type="gramStart"/>
      <w:r>
        <w:t>bartender</w:t>
      </w:r>
      <w:proofErr w:type="gramEnd"/>
      <w:r>
        <w:t xml:space="preserve"> in the market, similar to our Bartender. The first one </w:t>
      </w:r>
      <w:proofErr w:type="gramStart"/>
      <w:r>
        <w:t>is  “</w:t>
      </w:r>
      <w:proofErr w:type="spellStart"/>
      <w:proofErr w:type="gramEnd"/>
      <w:r>
        <w:t>Bartendro</w:t>
      </w:r>
      <w:proofErr w:type="spellEnd"/>
      <w:r>
        <w:t xml:space="preserve"> 15” [1] and the second is “</w:t>
      </w:r>
      <w:proofErr w:type="spellStart"/>
      <w:r>
        <w:t>Somabar</w:t>
      </w:r>
      <w:proofErr w:type="spellEnd"/>
      <w:r>
        <w:t xml:space="preserve">” [2]. </w:t>
      </w:r>
    </w:p>
    <w:p w14:paraId="783B31AB" w14:textId="77777777" w:rsidR="004302F8" w:rsidRDefault="004302F8"/>
    <w:p w14:paraId="11ED6981" w14:textId="77777777" w:rsidR="004302F8" w:rsidRPr="00161AB1" w:rsidRDefault="00E76636">
      <w:pPr>
        <w:pStyle w:val="Title"/>
        <w:numPr>
          <w:ilvl w:val="1"/>
          <w:numId w:val="1"/>
        </w:numPr>
        <w:spacing w:line="360" w:lineRule="auto"/>
        <w:ind w:hanging="432"/>
        <w:jc w:val="left"/>
        <w:rPr>
          <w:sz w:val="24"/>
          <w:szCs w:val="24"/>
        </w:rPr>
      </w:pPr>
      <w:commentRangeStart w:id="3"/>
      <w:r w:rsidRPr="00161AB1">
        <w:rPr>
          <w:sz w:val="24"/>
          <w:szCs w:val="24"/>
        </w:rPr>
        <w:t>Product #1</w:t>
      </w:r>
      <w:commentRangeEnd w:id="3"/>
      <w:r w:rsidR="00161AB1">
        <w:rPr>
          <w:rStyle w:val="CommentReference"/>
          <w:b w:val="0"/>
        </w:rPr>
        <w:commentReference w:id="3"/>
      </w:r>
    </w:p>
    <w:p w14:paraId="5BF5416B" w14:textId="77777777" w:rsidR="004302F8" w:rsidRDefault="00E76636">
      <w:pPr>
        <w:pStyle w:val="Title"/>
        <w:spacing w:line="360" w:lineRule="auto"/>
        <w:jc w:val="left"/>
      </w:pPr>
      <w:bookmarkStart w:id="4" w:name="_udqjxur9ecdu" w:colFirst="0" w:colLast="0"/>
      <w:bookmarkEnd w:id="4"/>
      <w:r>
        <w:rPr>
          <w:noProof/>
          <w:lang w:eastAsia="en-US"/>
        </w:rPr>
        <w:drawing>
          <wp:inline distT="114300" distB="114300" distL="114300" distR="114300" wp14:anchorId="235CF4FE" wp14:editId="402F8738">
            <wp:extent cx="5014913" cy="4347865"/>
            <wp:effectExtent l="0" t="0" r="0" b="0"/>
            <wp:docPr id="1" name="image02.jpg" descr="6ab51f144557d202e2d0642638c357dc_original.jpg"/>
            <wp:cNvGraphicFramePr/>
            <a:graphic xmlns:a="http://schemas.openxmlformats.org/drawingml/2006/main">
              <a:graphicData uri="http://schemas.openxmlformats.org/drawingml/2006/picture">
                <pic:pic xmlns:pic="http://schemas.openxmlformats.org/drawingml/2006/picture">
                  <pic:nvPicPr>
                    <pic:cNvPr id="0" name="image02.jpg" descr="6ab51f144557d202e2d0642638c357dc_original.jpg"/>
                    <pic:cNvPicPr preferRelativeResize="0"/>
                  </pic:nvPicPr>
                  <pic:blipFill>
                    <a:blip r:embed="rId9"/>
                    <a:srcRect/>
                    <a:stretch>
                      <a:fillRect/>
                    </a:stretch>
                  </pic:blipFill>
                  <pic:spPr>
                    <a:xfrm>
                      <a:off x="0" y="0"/>
                      <a:ext cx="5014913" cy="4347865"/>
                    </a:xfrm>
                    <a:prstGeom prst="rect">
                      <a:avLst/>
                    </a:prstGeom>
                    <a:ln/>
                  </pic:spPr>
                </pic:pic>
              </a:graphicData>
            </a:graphic>
          </wp:inline>
        </w:drawing>
      </w:r>
    </w:p>
    <w:p w14:paraId="6ADB919E" w14:textId="77777777" w:rsidR="004302F8" w:rsidRDefault="00E76636">
      <w:pPr>
        <w:pStyle w:val="Title"/>
        <w:spacing w:line="360" w:lineRule="auto"/>
        <w:jc w:val="left"/>
      </w:pPr>
      <w:bookmarkStart w:id="5" w:name="_o5o0j6p7gxwt" w:colFirst="0" w:colLast="0"/>
      <w:bookmarkEnd w:id="5"/>
      <w:r>
        <w:tab/>
      </w:r>
      <w:r>
        <w:tab/>
        <w:t xml:space="preserve"> </w:t>
      </w:r>
      <w:r>
        <w:tab/>
      </w:r>
      <w:r>
        <w:tab/>
      </w:r>
      <w:r>
        <w:rPr>
          <w:sz w:val="18"/>
          <w:szCs w:val="18"/>
        </w:rPr>
        <w:t xml:space="preserve">Figure 1: Packaging for Product #1 </w:t>
      </w:r>
      <w:r>
        <w:tab/>
      </w:r>
      <w:r>
        <w:tab/>
      </w:r>
      <w:r>
        <w:tab/>
      </w:r>
      <w:r>
        <w:tab/>
      </w:r>
    </w:p>
    <w:p w14:paraId="046E3BE2" w14:textId="77777777" w:rsidR="004302F8" w:rsidRDefault="00E76636">
      <w:r>
        <w:t>“</w:t>
      </w:r>
      <w:proofErr w:type="spellStart"/>
      <w:r>
        <w:t>Bartendro</w:t>
      </w:r>
      <w:proofErr w:type="spellEnd"/>
      <w:r>
        <w:t xml:space="preserve"> 15” is packaged within an iron frame package. The </w:t>
      </w:r>
      <w:proofErr w:type="gramStart"/>
      <w:r>
        <w:t>top  part</w:t>
      </w:r>
      <w:proofErr w:type="gramEnd"/>
      <w:r>
        <w:t xml:space="preserve"> of frame is a shelf that holds electronic 8 pumps, which can dispense drinks. One end of each pump is placed in 8 different drinks, and another end will come together to a tube that dispenses final mixed drinks. </w:t>
      </w:r>
      <w:r>
        <w:tab/>
      </w:r>
      <w:r>
        <w:tab/>
      </w:r>
      <w:r>
        <w:tab/>
      </w:r>
      <w:r>
        <w:tab/>
      </w:r>
      <w:r>
        <w:tab/>
      </w:r>
    </w:p>
    <w:p w14:paraId="13FC0CB8" w14:textId="77777777" w:rsidR="004302F8" w:rsidRDefault="00E76636">
      <w:r>
        <w:t>The iron frame allows the “</w:t>
      </w:r>
      <w:proofErr w:type="spellStart"/>
      <w:r>
        <w:t>Bartendro</w:t>
      </w:r>
      <w:proofErr w:type="spellEnd"/>
      <w:r>
        <w:t xml:space="preserve"> 15” to have a </w:t>
      </w:r>
      <w:proofErr w:type="gramStart"/>
      <w:r>
        <w:t>cuboid  shape</w:t>
      </w:r>
      <w:proofErr w:type="gramEnd"/>
      <w:r>
        <w:t xml:space="preserve"> that is stable standing on a surface. The structure of the frame is not complex and allow user to move it easily. However, there is nothing to stabilize those bottles, which is easily spill by an accidental collision.</w:t>
      </w:r>
    </w:p>
    <w:p w14:paraId="4780AA7D" w14:textId="77777777" w:rsidR="004302F8" w:rsidRDefault="00E76636">
      <w:r>
        <w:tab/>
      </w:r>
      <w:r>
        <w:tab/>
      </w:r>
      <w:r>
        <w:tab/>
      </w:r>
      <w:r>
        <w:tab/>
      </w:r>
      <w:r>
        <w:tab/>
      </w:r>
    </w:p>
    <w:p w14:paraId="2E19475E" w14:textId="77777777" w:rsidR="004302F8" w:rsidRDefault="00E76636">
      <w:r>
        <w:t xml:space="preserve">Our project will also have a similar iron frame. We choose valves that can connect to the drinks’ bottles instead of pumps </w:t>
      </w:r>
      <w:proofErr w:type="gramStart"/>
      <w:r>
        <w:t>of  “</w:t>
      </w:r>
      <w:proofErr w:type="spellStart"/>
      <w:proofErr w:type="gramEnd"/>
      <w:r>
        <w:t>Bartendro</w:t>
      </w:r>
      <w:proofErr w:type="spellEnd"/>
      <w:r>
        <w:t xml:space="preserve"> 15”, and we will install those bottles with valves face down on the shelf. </w:t>
      </w:r>
      <w:r>
        <w:tab/>
      </w:r>
      <w:r>
        <w:tab/>
      </w:r>
      <w:r>
        <w:tab/>
      </w:r>
      <w:r>
        <w:tab/>
      </w:r>
    </w:p>
    <w:p w14:paraId="1AD39F57" w14:textId="77777777" w:rsidR="004302F8" w:rsidRDefault="00E76636">
      <w:r>
        <w:tab/>
      </w:r>
      <w:r>
        <w:tab/>
      </w:r>
      <w:r>
        <w:tab/>
      </w:r>
    </w:p>
    <w:p w14:paraId="43949D4E" w14:textId="77777777" w:rsidR="004302F8" w:rsidRDefault="00E76636">
      <w:pPr>
        <w:pStyle w:val="Title"/>
        <w:numPr>
          <w:ilvl w:val="1"/>
          <w:numId w:val="1"/>
        </w:numPr>
        <w:spacing w:line="360" w:lineRule="auto"/>
        <w:ind w:hanging="432"/>
        <w:jc w:val="left"/>
        <w:rPr>
          <w:sz w:val="24"/>
          <w:szCs w:val="24"/>
        </w:rPr>
      </w:pPr>
      <w:commentRangeStart w:id="6"/>
      <w:r>
        <w:rPr>
          <w:sz w:val="24"/>
          <w:szCs w:val="24"/>
        </w:rPr>
        <w:t>Product #2</w:t>
      </w:r>
      <w:commentRangeEnd w:id="6"/>
      <w:r w:rsidR="00161AB1">
        <w:rPr>
          <w:rStyle w:val="CommentReference"/>
          <w:b w:val="0"/>
        </w:rPr>
        <w:commentReference w:id="6"/>
      </w:r>
    </w:p>
    <w:p w14:paraId="376384DD" w14:textId="77777777" w:rsidR="004302F8" w:rsidRDefault="00E76636" w:rsidP="00161AB1">
      <w:pPr>
        <w:jc w:val="center"/>
        <w:pPrChange w:id="7" w:author="Varshini Tata Narendra Babu" w:date="2017-02-12T14:12:00Z">
          <w:pPr/>
        </w:pPrChange>
      </w:pPr>
      <w:r>
        <w:rPr>
          <w:noProof/>
          <w:lang w:eastAsia="en-US"/>
        </w:rPr>
        <w:lastRenderedPageBreak/>
        <w:drawing>
          <wp:inline distT="114300" distB="114300" distL="114300" distR="114300" wp14:anchorId="7A634C1A" wp14:editId="4E6B7CB4">
            <wp:extent cx="3767138" cy="4235538"/>
            <wp:effectExtent l="0" t="0" r="0" b="0"/>
            <wp:docPr id="4" name="image09.png" descr="Screen Shot 2017-02-08 at 12.31.41 PM.png"/>
            <wp:cNvGraphicFramePr/>
            <a:graphic xmlns:a="http://schemas.openxmlformats.org/drawingml/2006/main">
              <a:graphicData uri="http://schemas.openxmlformats.org/drawingml/2006/picture">
                <pic:pic xmlns:pic="http://schemas.openxmlformats.org/drawingml/2006/picture">
                  <pic:nvPicPr>
                    <pic:cNvPr id="0" name="image09.png" descr="Screen Shot 2017-02-08 at 12.31.41 PM.png"/>
                    <pic:cNvPicPr preferRelativeResize="0"/>
                  </pic:nvPicPr>
                  <pic:blipFill>
                    <a:blip r:embed="rId10"/>
                    <a:srcRect/>
                    <a:stretch>
                      <a:fillRect/>
                    </a:stretch>
                  </pic:blipFill>
                  <pic:spPr>
                    <a:xfrm>
                      <a:off x="0" y="0"/>
                      <a:ext cx="3767138" cy="4235538"/>
                    </a:xfrm>
                    <a:prstGeom prst="rect">
                      <a:avLst/>
                    </a:prstGeom>
                    <a:ln/>
                  </pic:spPr>
                </pic:pic>
              </a:graphicData>
            </a:graphic>
          </wp:inline>
        </w:drawing>
      </w:r>
    </w:p>
    <w:p w14:paraId="7FECEFB8" w14:textId="3EC914E9" w:rsidR="004302F8" w:rsidRDefault="00E76636" w:rsidP="00161AB1">
      <w:pPr>
        <w:pStyle w:val="Title"/>
        <w:spacing w:line="360" w:lineRule="auto"/>
        <w:pPrChange w:id="8" w:author="Varshini Tata Narendra Babu" w:date="2017-02-12T14:12:00Z">
          <w:pPr>
            <w:pStyle w:val="Title"/>
            <w:spacing w:line="360" w:lineRule="auto"/>
            <w:jc w:val="left"/>
          </w:pPr>
        </w:pPrChange>
      </w:pPr>
      <w:bookmarkStart w:id="9" w:name="_6tceor2w8fpt" w:colFirst="0" w:colLast="0"/>
      <w:bookmarkEnd w:id="9"/>
      <w:r>
        <w:rPr>
          <w:sz w:val="18"/>
          <w:szCs w:val="18"/>
        </w:rPr>
        <w:t>Figure 1: Packaging for Product #2</w:t>
      </w:r>
    </w:p>
    <w:p w14:paraId="3FB55317" w14:textId="7021103D" w:rsidR="004302F8" w:rsidRDefault="00E76636">
      <w:r>
        <w:t>The “</w:t>
      </w:r>
      <w:proofErr w:type="spellStart"/>
      <w:r>
        <w:t>Somabar</w:t>
      </w:r>
      <w:proofErr w:type="spellEnd"/>
      <w:r>
        <w:t>” is packaged within a plastic packaging with curved edges. Within the top button to is the switch to control the machine.</w:t>
      </w:r>
      <w:ins w:id="10" w:author="Varshini Tata Narendra Babu" w:date="2017-02-12T14:12:00Z">
        <w:r w:rsidR="00161AB1">
          <w:t xml:space="preserve"> </w:t>
        </w:r>
      </w:ins>
      <w:r>
        <w:t xml:space="preserve">There are 6 containers to store 6 different drinks. </w:t>
      </w:r>
      <w:proofErr w:type="gramStart"/>
      <w:r>
        <w:t xml:space="preserve">Three containers on </w:t>
      </w:r>
      <w:del w:id="11" w:author="Varshini Tata Narendra Babu" w:date="2017-02-12T14:12:00Z">
        <w:r w:rsidDel="00161AB1">
          <w:delText xml:space="preserve">a </w:delText>
        </w:r>
      </w:del>
      <w:ins w:id="12" w:author="Varshini Tata Narendra Babu" w:date="2017-02-12T14:12:00Z">
        <w:r w:rsidR="00161AB1">
          <w:t xml:space="preserve">each </w:t>
        </w:r>
      </w:ins>
      <w:r>
        <w:t>side.</w:t>
      </w:r>
      <w:proofErr w:type="gramEnd"/>
      <w:r>
        <w:t xml:space="preserve"> In the middle of the machine, there is a platform to hold the cup. </w:t>
      </w:r>
    </w:p>
    <w:p w14:paraId="2A416CE7" w14:textId="77777777" w:rsidR="004302F8" w:rsidRDefault="00E76636">
      <w:r>
        <w:tab/>
      </w:r>
      <w:r>
        <w:tab/>
      </w:r>
      <w:r>
        <w:tab/>
      </w:r>
      <w:r>
        <w:tab/>
      </w:r>
      <w:r>
        <w:tab/>
      </w:r>
    </w:p>
    <w:p w14:paraId="2AFBA1B3" w14:textId="08FE4D24" w:rsidR="004302F8" w:rsidRDefault="00E76636">
      <w:r>
        <w:t>The use of plastic as a packaging material reduce</w:t>
      </w:r>
      <w:ins w:id="13" w:author="Varshini Tata Narendra Babu" w:date="2017-02-12T14:12:00Z">
        <w:r w:rsidR="00161AB1">
          <w:t>s</w:t>
        </w:r>
      </w:ins>
      <w:ins w:id="14" w:author="Varshini Tata Narendra Babu" w:date="2017-02-12T14:13:00Z">
        <w:r w:rsidR="00161AB1">
          <w:t xml:space="preserve"> </w:t>
        </w:r>
      </w:ins>
      <w:del w:id="15" w:author="Varshini Tata Narendra Babu" w:date="2017-02-12T14:13:00Z">
        <w:r w:rsidDel="00161AB1">
          <w:delText xml:space="preserve"> </w:delText>
        </w:r>
      </w:del>
      <w:r>
        <w:t xml:space="preserve">weight of </w:t>
      </w:r>
      <w:ins w:id="16" w:author="Varshini Tata Narendra Babu" w:date="2017-02-12T14:13:00Z">
        <w:r w:rsidR="00161AB1">
          <w:t xml:space="preserve">the </w:t>
        </w:r>
      </w:ins>
      <w:r>
        <w:t xml:space="preserve">machine. </w:t>
      </w:r>
      <w:del w:id="17" w:author="Varshini Tata Narendra Babu" w:date="2017-02-12T14:13:00Z">
        <w:r w:rsidDel="00161AB1">
          <w:delText xml:space="preserve">It </w:delText>
        </w:r>
      </w:del>
      <w:ins w:id="18" w:author="Varshini Tata Narendra Babu" w:date="2017-02-12T14:13:00Z">
        <w:r w:rsidR="00161AB1">
          <w:t xml:space="preserve">This </w:t>
        </w:r>
      </w:ins>
      <w:r>
        <w:t>combined with the compact arrangement of drinks’ containers, makes “</w:t>
      </w:r>
      <w:proofErr w:type="spellStart"/>
      <w:r>
        <w:t>Somabar</w:t>
      </w:r>
      <w:proofErr w:type="spellEnd"/>
      <w:r>
        <w:t xml:space="preserve">” more portable. The one </w:t>
      </w:r>
      <w:proofErr w:type="gramStart"/>
      <w:r>
        <w:t>disadvantage  to</w:t>
      </w:r>
      <w:proofErr w:type="gramEnd"/>
      <w:r>
        <w:t xml:space="preserve"> this is that it takes time for user pour drinks to the containers patiently, and it is difficult to clean up.</w:t>
      </w:r>
    </w:p>
    <w:p w14:paraId="12772A52" w14:textId="77777777" w:rsidR="004302F8" w:rsidRDefault="00E76636">
      <w:r>
        <w:tab/>
      </w:r>
      <w:r>
        <w:tab/>
      </w:r>
      <w:r>
        <w:tab/>
      </w:r>
      <w:r>
        <w:tab/>
      </w:r>
      <w:r>
        <w:tab/>
      </w:r>
    </w:p>
    <w:p w14:paraId="009F3A8C" w14:textId="6E400D54" w:rsidR="004302F8" w:rsidRDefault="00E76636">
      <w:r>
        <w:t xml:space="preserve">This project is good for </w:t>
      </w:r>
      <w:del w:id="19" w:author="Varshini Tata Narendra Babu" w:date="2017-02-12T14:14:00Z">
        <w:r w:rsidDel="00161AB1">
          <w:delText xml:space="preserve">small amout drink </w:delText>
        </w:r>
      </w:del>
      <w:r>
        <w:t>mixing</w:t>
      </w:r>
      <w:ins w:id="20" w:author="Varshini Tata Narendra Babu" w:date="2017-02-12T14:14:00Z">
        <w:r w:rsidR="00161AB1">
          <w:t xml:space="preserve"> drinks of small </w:t>
        </w:r>
        <w:proofErr w:type="gramStart"/>
        <w:r w:rsidR="00161AB1">
          <w:t xml:space="preserve">amount </w:t>
        </w:r>
      </w:ins>
      <w:r>
        <w:t>,</w:t>
      </w:r>
      <w:proofErr w:type="gramEnd"/>
      <w:r>
        <w:t xml:space="preserve"> and there is also requirement for </w:t>
      </w:r>
      <w:ins w:id="21" w:author="Varshini Tata Narendra Babu" w:date="2017-02-12T14:14:00Z">
        <w:r w:rsidR="00161AB1">
          <w:t xml:space="preserve">the </w:t>
        </w:r>
      </w:ins>
      <w:r>
        <w:t>size</w:t>
      </w:r>
      <w:ins w:id="22" w:author="Varshini Tata Narendra Babu" w:date="2017-02-12T14:15:00Z">
        <w:r w:rsidR="00161AB1">
          <w:t xml:space="preserve"> of</w:t>
        </w:r>
      </w:ins>
      <w:r>
        <w:t xml:space="preserve"> the cup. It is not efficient for party and large demand</w:t>
      </w:r>
      <w:del w:id="23" w:author="Varshini Tata Narendra Babu" w:date="2017-02-12T14:15:00Z">
        <w:r w:rsidDel="00161AB1">
          <w:delText>s</w:delText>
        </w:r>
      </w:del>
      <w:r>
        <w:t xml:space="preserve"> of drinks. Our design doesn’t need user to refill drinks every time when it runs out. </w:t>
      </w:r>
      <w:commentRangeStart w:id="24"/>
      <w:r>
        <w:t xml:space="preserve">User can just change a new bottle drink, and don’t need to worry the liquids spill everywhere. </w:t>
      </w:r>
      <w:commentRangeEnd w:id="24"/>
      <w:r w:rsidR="00161AB1">
        <w:rPr>
          <w:rStyle w:val="CommentReference"/>
        </w:rPr>
        <w:commentReference w:id="24"/>
      </w:r>
      <w:r>
        <w:t xml:space="preserve"> User can change the drink anytime as they want.  </w:t>
      </w:r>
    </w:p>
    <w:p w14:paraId="7795CD85" w14:textId="77777777" w:rsidR="004302F8" w:rsidRDefault="00E76636">
      <w:r>
        <w:tab/>
      </w:r>
      <w:r>
        <w:tab/>
      </w:r>
      <w:r>
        <w:tab/>
      </w:r>
      <w:r>
        <w:tab/>
      </w:r>
    </w:p>
    <w:p w14:paraId="48FA5E27" w14:textId="77777777" w:rsidR="004302F8" w:rsidRDefault="00E76636">
      <w:r>
        <w:tab/>
      </w:r>
      <w:r>
        <w:tab/>
      </w:r>
      <w:r>
        <w:tab/>
      </w:r>
    </w:p>
    <w:p w14:paraId="47FAE6B1" w14:textId="77777777" w:rsidR="004302F8" w:rsidRDefault="00E76636">
      <w:r>
        <w:tab/>
      </w:r>
      <w:r>
        <w:tab/>
      </w:r>
    </w:p>
    <w:p w14:paraId="7F70FD0C" w14:textId="77777777" w:rsidR="004302F8" w:rsidRDefault="004302F8"/>
    <w:p w14:paraId="2CA8B304" w14:textId="77777777" w:rsidR="009E3652" w:rsidRDefault="009E3652"/>
    <w:p w14:paraId="5EE86B74" w14:textId="77777777" w:rsidR="004302F8" w:rsidRDefault="004302F8"/>
    <w:p w14:paraId="156F3A87" w14:textId="77777777" w:rsidR="004302F8" w:rsidRDefault="004302F8">
      <w:pPr>
        <w:pStyle w:val="Title"/>
        <w:jc w:val="left"/>
      </w:pPr>
    </w:p>
    <w:p w14:paraId="67250A68" w14:textId="77777777" w:rsidR="004302F8" w:rsidRDefault="00E76636">
      <w:pPr>
        <w:pStyle w:val="Title"/>
        <w:jc w:val="left"/>
      </w:pPr>
      <w:proofErr w:type="gramStart"/>
      <w:r>
        <w:rPr>
          <w:sz w:val="24"/>
          <w:szCs w:val="24"/>
        </w:rPr>
        <w:t xml:space="preserve">3.0  </w:t>
      </w:r>
      <w:commentRangeStart w:id="25"/>
      <w:r>
        <w:rPr>
          <w:sz w:val="24"/>
          <w:szCs w:val="24"/>
        </w:rPr>
        <w:t>Sources</w:t>
      </w:r>
      <w:proofErr w:type="gramEnd"/>
      <w:r>
        <w:rPr>
          <w:sz w:val="24"/>
          <w:szCs w:val="24"/>
        </w:rPr>
        <w:t xml:space="preserve"> Cited</w:t>
      </w:r>
      <w:commentRangeEnd w:id="25"/>
      <w:r w:rsidR="00D54AD5">
        <w:rPr>
          <w:rStyle w:val="CommentReference"/>
          <w:b w:val="0"/>
        </w:rPr>
        <w:commentReference w:id="25"/>
      </w:r>
    </w:p>
    <w:p w14:paraId="130D2EEC" w14:textId="77777777" w:rsidR="004302F8" w:rsidRDefault="004302F8">
      <w:pPr>
        <w:pStyle w:val="Title"/>
        <w:jc w:val="left"/>
      </w:pPr>
    </w:p>
    <w:p w14:paraId="7BCDBFDD" w14:textId="77777777" w:rsidR="004302F8" w:rsidRDefault="00E76636">
      <w:r>
        <w:t xml:space="preserve">[1] </w:t>
      </w:r>
      <w:r>
        <w:rPr>
          <w:rFonts w:ascii="Arial" w:eastAsia="Arial" w:hAnsi="Arial" w:cs="Arial"/>
          <w:color w:val="333333"/>
        </w:rPr>
        <w:t>“</w:t>
      </w:r>
      <w:proofErr w:type="spellStart"/>
      <w:r>
        <w:rPr>
          <w:rFonts w:ascii="Arial" w:eastAsia="Arial" w:hAnsi="Arial" w:cs="Arial"/>
          <w:color w:val="333333"/>
        </w:rPr>
        <w:t>Bartendro</w:t>
      </w:r>
      <w:proofErr w:type="spellEnd"/>
      <w:r>
        <w:rPr>
          <w:rFonts w:ascii="Arial" w:eastAsia="Arial" w:hAnsi="Arial" w:cs="Arial"/>
          <w:color w:val="333333"/>
        </w:rPr>
        <w:t xml:space="preserve"> 15,” </w:t>
      </w:r>
      <w:r>
        <w:rPr>
          <w:rFonts w:ascii="Arial" w:eastAsia="Arial" w:hAnsi="Arial" w:cs="Arial"/>
          <w:i/>
          <w:color w:val="333333"/>
        </w:rPr>
        <w:t>Party Robotics Store</w:t>
      </w:r>
      <w:r>
        <w:rPr>
          <w:rFonts w:ascii="Arial" w:eastAsia="Arial" w:hAnsi="Arial" w:cs="Arial"/>
          <w:color w:val="333333"/>
        </w:rPr>
        <w:t xml:space="preserve">. </w:t>
      </w:r>
      <w:proofErr w:type="gramStart"/>
      <w:r>
        <w:rPr>
          <w:rFonts w:ascii="Arial" w:eastAsia="Arial" w:hAnsi="Arial" w:cs="Arial"/>
          <w:color w:val="333333"/>
        </w:rPr>
        <w:t>[Online].</w:t>
      </w:r>
      <w:proofErr w:type="gramEnd"/>
      <w:r>
        <w:rPr>
          <w:rFonts w:ascii="Arial" w:eastAsia="Arial" w:hAnsi="Arial" w:cs="Arial"/>
          <w:color w:val="333333"/>
        </w:rPr>
        <w:t xml:space="preserve"> Available: http://partyrobotics.com/collections/products/products/bartendro-15. </w:t>
      </w:r>
      <w:proofErr w:type="gramStart"/>
      <w:r>
        <w:rPr>
          <w:rFonts w:ascii="Arial" w:eastAsia="Arial" w:hAnsi="Arial" w:cs="Arial"/>
          <w:color w:val="333333"/>
        </w:rPr>
        <w:t>[Accessed: 09-Feb-2017].</w:t>
      </w:r>
      <w:proofErr w:type="gramEnd"/>
    </w:p>
    <w:p w14:paraId="1F4680F7" w14:textId="77777777" w:rsidR="004302F8" w:rsidRDefault="00E76636">
      <w:r>
        <w:rPr>
          <w:rFonts w:ascii="Arial" w:eastAsia="Arial" w:hAnsi="Arial" w:cs="Arial"/>
          <w:color w:val="333333"/>
        </w:rPr>
        <w:t>[2</w:t>
      </w:r>
      <w:proofErr w:type="gramStart"/>
      <w:r>
        <w:rPr>
          <w:rFonts w:ascii="Arial" w:eastAsia="Arial" w:hAnsi="Arial" w:cs="Arial"/>
          <w:color w:val="333333"/>
        </w:rPr>
        <w:t>]“</w:t>
      </w:r>
      <w:proofErr w:type="spellStart"/>
      <w:proofErr w:type="gramEnd"/>
      <w:r>
        <w:rPr>
          <w:rFonts w:ascii="Arial" w:eastAsia="Arial" w:hAnsi="Arial" w:cs="Arial"/>
          <w:color w:val="333333"/>
        </w:rPr>
        <w:t>Somabar</w:t>
      </w:r>
      <w:proofErr w:type="spellEnd"/>
      <w:r>
        <w:rPr>
          <w:rFonts w:ascii="Arial" w:eastAsia="Arial" w:hAnsi="Arial" w:cs="Arial"/>
          <w:color w:val="333333"/>
        </w:rPr>
        <w:t xml:space="preserve">,” </w:t>
      </w:r>
      <w:proofErr w:type="spellStart"/>
      <w:r>
        <w:rPr>
          <w:rFonts w:ascii="Arial" w:eastAsia="Arial" w:hAnsi="Arial" w:cs="Arial"/>
          <w:i/>
          <w:color w:val="333333"/>
        </w:rPr>
        <w:t>Somabar</w:t>
      </w:r>
      <w:proofErr w:type="spellEnd"/>
      <w:r>
        <w:rPr>
          <w:rFonts w:ascii="Arial" w:eastAsia="Arial" w:hAnsi="Arial" w:cs="Arial"/>
          <w:i/>
          <w:color w:val="333333"/>
        </w:rPr>
        <w:t xml:space="preserve"> Home Comments</w:t>
      </w:r>
      <w:r>
        <w:rPr>
          <w:rFonts w:ascii="Arial" w:eastAsia="Arial" w:hAnsi="Arial" w:cs="Arial"/>
          <w:color w:val="333333"/>
        </w:rPr>
        <w:t xml:space="preserve">. </w:t>
      </w:r>
      <w:proofErr w:type="gramStart"/>
      <w:r>
        <w:rPr>
          <w:rFonts w:ascii="Arial" w:eastAsia="Arial" w:hAnsi="Arial" w:cs="Arial"/>
          <w:color w:val="333333"/>
        </w:rPr>
        <w:t>[Online].</w:t>
      </w:r>
      <w:proofErr w:type="gramEnd"/>
      <w:r>
        <w:rPr>
          <w:rFonts w:ascii="Arial" w:eastAsia="Arial" w:hAnsi="Arial" w:cs="Arial"/>
          <w:color w:val="333333"/>
        </w:rPr>
        <w:t xml:space="preserve"> Available: http://somabar.com./.     </w:t>
      </w:r>
      <w:proofErr w:type="gramStart"/>
      <w:r>
        <w:rPr>
          <w:rFonts w:ascii="Arial" w:eastAsia="Arial" w:hAnsi="Arial" w:cs="Arial"/>
          <w:color w:val="333333"/>
        </w:rPr>
        <w:t>[Accessed: 09-Feb-2017].</w:t>
      </w:r>
      <w:proofErr w:type="gramEnd"/>
      <w:r>
        <w:rPr>
          <w:rFonts w:ascii="Arial" w:eastAsia="Arial" w:hAnsi="Arial" w:cs="Arial"/>
          <w:color w:val="333333"/>
        </w:rPr>
        <w:t xml:space="preserve"> </w:t>
      </w:r>
    </w:p>
    <w:p w14:paraId="6ECE4AFC" w14:textId="77777777" w:rsidR="004302F8" w:rsidRDefault="004302F8"/>
    <w:p w14:paraId="7B1F9BC8" w14:textId="77777777" w:rsidR="004302F8" w:rsidRDefault="004302F8">
      <w:pPr>
        <w:ind w:left="-220" w:right="-220"/>
        <w:jc w:val="both"/>
      </w:pPr>
    </w:p>
    <w:p w14:paraId="06A839C7" w14:textId="77777777" w:rsidR="004302F8" w:rsidRDefault="004302F8">
      <w:pPr>
        <w:ind w:left="-220" w:right="-220"/>
        <w:jc w:val="both"/>
      </w:pPr>
    </w:p>
    <w:p w14:paraId="7EBD2CFA" w14:textId="77777777" w:rsidR="004302F8" w:rsidRDefault="004302F8">
      <w:pPr>
        <w:ind w:left="-220" w:right="-220"/>
      </w:pPr>
    </w:p>
    <w:p w14:paraId="3A738109" w14:textId="77777777" w:rsidR="004302F8" w:rsidRDefault="004302F8"/>
    <w:p w14:paraId="7C2A06D0" w14:textId="77777777" w:rsidR="004302F8" w:rsidRDefault="004302F8">
      <w:pPr>
        <w:spacing w:line="411" w:lineRule="auto"/>
      </w:pPr>
    </w:p>
    <w:p w14:paraId="735463E1" w14:textId="77777777" w:rsidR="004302F8" w:rsidRDefault="004302F8"/>
    <w:p w14:paraId="07889492" w14:textId="77777777" w:rsidR="004302F8" w:rsidRDefault="004302F8">
      <w:pPr>
        <w:pStyle w:val="Title"/>
        <w:ind w:left="72"/>
      </w:pPr>
    </w:p>
    <w:p w14:paraId="1DB852D3" w14:textId="77777777" w:rsidR="004302F8" w:rsidRDefault="004302F8">
      <w:pPr>
        <w:pStyle w:val="Title"/>
        <w:ind w:left="72"/>
      </w:pPr>
    </w:p>
    <w:p w14:paraId="434E1B74" w14:textId="77777777" w:rsidR="004302F8" w:rsidRDefault="004302F8">
      <w:pPr>
        <w:pStyle w:val="Title"/>
        <w:ind w:left="72"/>
      </w:pPr>
    </w:p>
    <w:p w14:paraId="268010D3" w14:textId="77777777" w:rsidR="004302F8" w:rsidRDefault="004302F8">
      <w:pPr>
        <w:pStyle w:val="Title"/>
        <w:ind w:left="72"/>
      </w:pPr>
    </w:p>
    <w:p w14:paraId="1A1246C5" w14:textId="77777777" w:rsidR="004302F8" w:rsidRDefault="004302F8">
      <w:pPr>
        <w:pStyle w:val="Title"/>
        <w:ind w:left="72"/>
      </w:pPr>
    </w:p>
    <w:p w14:paraId="4A31BE6B" w14:textId="77777777" w:rsidR="004302F8" w:rsidRDefault="004302F8">
      <w:pPr>
        <w:pStyle w:val="Title"/>
        <w:ind w:left="72"/>
      </w:pPr>
    </w:p>
    <w:p w14:paraId="7162FA51" w14:textId="77777777" w:rsidR="004302F8" w:rsidRDefault="004302F8">
      <w:pPr>
        <w:pStyle w:val="Title"/>
        <w:ind w:left="72"/>
      </w:pPr>
    </w:p>
    <w:p w14:paraId="7D29E165" w14:textId="77777777" w:rsidR="004302F8" w:rsidRDefault="004302F8">
      <w:pPr>
        <w:pStyle w:val="Title"/>
        <w:ind w:left="72"/>
      </w:pPr>
    </w:p>
    <w:p w14:paraId="4AB8D627" w14:textId="77777777" w:rsidR="004302F8" w:rsidRDefault="004302F8">
      <w:pPr>
        <w:pStyle w:val="Title"/>
        <w:jc w:val="left"/>
      </w:pPr>
    </w:p>
    <w:p w14:paraId="2FFC76C0" w14:textId="77777777" w:rsidR="004302F8" w:rsidRDefault="004302F8">
      <w:pPr>
        <w:pStyle w:val="Title"/>
        <w:jc w:val="left"/>
      </w:pPr>
    </w:p>
    <w:p w14:paraId="036482C3" w14:textId="77777777" w:rsidR="004302F8" w:rsidRDefault="00E76636">
      <w:r>
        <w:br w:type="page"/>
      </w:r>
    </w:p>
    <w:p w14:paraId="41F9329B" w14:textId="77777777" w:rsidR="004302F8" w:rsidRDefault="00E76636">
      <w:pPr>
        <w:pStyle w:val="Title"/>
      </w:pPr>
      <w:commentRangeStart w:id="26"/>
      <w:r>
        <w:rPr>
          <w:sz w:val="24"/>
          <w:szCs w:val="24"/>
        </w:rPr>
        <w:lastRenderedPageBreak/>
        <w:t>Appendix 1:  CAD Model Illustrations</w:t>
      </w:r>
      <w:commentRangeEnd w:id="26"/>
      <w:r w:rsidR="00D54AD5">
        <w:rPr>
          <w:rStyle w:val="CommentReference"/>
          <w:b w:val="0"/>
        </w:rPr>
        <w:commentReference w:id="26"/>
      </w:r>
    </w:p>
    <w:p w14:paraId="10172DE4" w14:textId="77777777" w:rsidR="004302F8" w:rsidRDefault="00E76636">
      <w:pPr>
        <w:pStyle w:val="Title"/>
        <w:jc w:val="left"/>
      </w:pPr>
      <w:r>
        <w:rPr>
          <w:noProof/>
          <w:lang w:eastAsia="en-US"/>
        </w:rPr>
        <w:drawing>
          <wp:inline distT="114300" distB="114300" distL="114300" distR="114300" wp14:anchorId="0C9BD797" wp14:editId="51AA794C">
            <wp:extent cx="5943600" cy="3568700"/>
            <wp:effectExtent l="0" t="0" r="0" b="0"/>
            <wp:docPr id="6" name="image11.png" descr="Screen Shot 2017-02-09 at 12.29.54 PM.png"/>
            <wp:cNvGraphicFramePr/>
            <a:graphic xmlns:a="http://schemas.openxmlformats.org/drawingml/2006/main">
              <a:graphicData uri="http://schemas.openxmlformats.org/drawingml/2006/picture">
                <pic:pic xmlns:pic="http://schemas.openxmlformats.org/drawingml/2006/picture">
                  <pic:nvPicPr>
                    <pic:cNvPr id="0" name="image11.png" descr="Screen Shot 2017-02-09 at 12.29.54 PM.png"/>
                    <pic:cNvPicPr preferRelativeResize="0"/>
                  </pic:nvPicPr>
                  <pic:blipFill>
                    <a:blip r:embed="rId11"/>
                    <a:srcRect/>
                    <a:stretch>
                      <a:fillRect/>
                    </a:stretch>
                  </pic:blipFill>
                  <pic:spPr>
                    <a:xfrm>
                      <a:off x="0" y="0"/>
                      <a:ext cx="5943600" cy="3568700"/>
                    </a:xfrm>
                    <a:prstGeom prst="rect">
                      <a:avLst/>
                    </a:prstGeom>
                    <a:ln/>
                  </pic:spPr>
                </pic:pic>
              </a:graphicData>
            </a:graphic>
          </wp:inline>
        </w:drawing>
      </w:r>
    </w:p>
    <w:p w14:paraId="6448458A" w14:textId="77777777" w:rsidR="004302F8" w:rsidRDefault="004302F8"/>
    <w:p w14:paraId="43A0A470" w14:textId="77777777" w:rsidR="004302F8" w:rsidRDefault="00E76636">
      <w:r>
        <w:rPr>
          <w:noProof/>
          <w:lang w:eastAsia="en-US"/>
        </w:rPr>
        <w:drawing>
          <wp:inline distT="114300" distB="114300" distL="114300" distR="114300" wp14:anchorId="13FC305A" wp14:editId="4CD7BB12">
            <wp:extent cx="5943600" cy="3924300"/>
            <wp:effectExtent l="0" t="0" r="0" b="0"/>
            <wp:docPr id="3" name="image08.png" descr="Screen Shot 2017-02-09 at 12.30.03 PM.png"/>
            <wp:cNvGraphicFramePr/>
            <a:graphic xmlns:a="http://schemas.openxmlformats.org/drawingml/2006/main">
              <a:graphicData uri="http://schemas.openxmlformats.org/drawingml/2006/picture">
                <pic:pic xmlns:pic="http://schemas.openxmlformats.org/drawingml/2006/picture">
                  <pic:nvPicPr>
                    <pic:cNvPr id="0" name="image08.png" descr="Screen Shot 2017-02-09 at 12.30.03 PM.png"/>
                    <pic:cNvPicPr preferRelativeResize="0"/>
                  </pic:nvPicPr>
                  <pic:blipFill>
                    <a:blip r:embed="rId12"/>
                    <a:srcRect/>
                    <a:stretch>
                      <a:fillRect/>
                    </a:stretch>
                  </pic:blipFill>
                  <pic:spPr>
                    <a:xfrm>
                      <a:off x="0" y="0"/>
                      <a:ext cx="5943600" cy="3924300"/>
                    </a:xfrm>
                    <a:prstGeom prst="rect">
                      <a:avLst/>
                    </a:prstGeom>
                    <a:ln/>
                  </pic:spPr>
                </pic:pic>
              </a:graphicData>
            </a:graphic>
          </wp:inline>
        </w:drawing>
      </w:r>
    </w:p>
    <w:p w14:paraId="04D12659" w14:textId="77777777" w:rsidR="004302F8" w:rsidRDefault="00E76636">
      <w:r>
        <w:rPr>
          <w:noProof/>
          <w:lang w:eastAsia="en-US"/>
        </w:rPr>
        <w:lastRenderedPageBreak/>
        <w:drawing>
          <wp:inline distT="114300" distB="114300" distL="114300" distR="114300" wp14:anchorId="0B307B3B" wp14:editId="5DF44A2B">
            <wp:extent cx="5943600" cy="5308600"/>
            <wp:effectExtent l="0" t="0" r="0" b="0"/>
            <wp:docPr id="2" name="image04.png" descr="Screen Shot 2017-02-09 at 12.30.23 PM.png"/>
            <wp:cNvGraphicFramePr/>
            <a:graphic xmlns:a="http://schemas.openxmlformats.org/drawingml/2006/main">
              <a:graphicData uri="http://schemas.openxmlformats.org/drawingml/2006/picture">
                <pic:pic xmlns:pic="http://schemas.openxmlformats.org/drawingml/2006/picture">
                  <pic:nvPicPr>
                    <pic:cNvPr id="0" name="image04.png" descr="Screen Shot 2017-02-09 at 12.30.23 PM.png"/>
                    <pic:cNvPicPr preferRelativeResize="0"/>
                  </pic:nvPicPr>
                  <pic:blipFill>
                    <a:blip r:embed="rId13"/>
                    <a:srcRect/>
                    <a:stretch>
                      <a:fillRect/>
                    </a:stretch>
                  </pic:blipFill>
                  <pic:spPr>
                    <a:xfrm>
                      <a:off x="0" y="0"/>
                      <a:ext cx="5943600" cy="5308600"/>
                    </a:xfrm>
                    <a:prstGeom prst="rect">
                      <a:avLst/>
                    </a:prstGeom>
                    <a:ln/>
                  </pic:spPr>
                </pic:pic>
              </a:graphicData>
            </a:graphic>
          </wp:inline>
        </w:drawing>
      </w:r>
      <w:r>
        <w:br w:type="page"/>
      </w:r>
    </w:p>
    <w:p w14:paraId="66B8C6A6" w14:textId="77777777" w:rsidR="004302F8" w:rsidRDefault="00E76636">
      <w:pPr>
        <w:pStyle w:val="Title"/>
        <w:jc w:val="left"/>
      </w:pPr>
      <w:r>
        <w:rPr>
          <w:sz w:val="24"/>
          <w:szCs w:val="24"/>
        </w:rPr>
        <w:lastRenderedPageBreak/>
        <w:t>Appendix 2:  Project Packaging Specifications</w:t>
      </w:r>
    </w:p>
    <w:p w14:paraId="59A9AF7C" w14:textId="77777777" w:rsidR="004302F8" w:rsidRDefault="004302F8">
      <w:pPr>
        <w:pStyle w:val="Title"/>
        <w:jc w:val="left"/>
      </w:pPr>
    </w:p>
    <w:p w14:paraId="5DBE1870" w14:textId="77777777" w:rsidR="004302F8" w:rsidRDefault="004302F8">
      <w:pPr>
        <w:pStyle w:val="Title"/>
        <w:jc w:val="left"/>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302F8" w14:paraId="3B2D12FF" w14:textId="77777777">
        <w:trPr>
          <w:trHeight w:val="480"/>
        </w:trPr>
        <w:tc>
          <w:tcPr>
            <w:tcW w:w="2340" w:type="dxa"/>
            <w:tcMar>
              <w:top w:w="100" w:type="dxa"/>
              <w:left w:w="100" w:type="dxa"/>
              <w:bottom w:w="100" w:type="dxa"/>
              <w:right w:w="100" w:type="dxa"/>
            </w:tcMar>
          </w:tcPr>
          <w:p w14:paraId="60BC6C35" w14:textId="77777777" w:rsidR="004302F8" w:rsidRDefault="00E76636">
            <w:r>
              <w:t>Material</w:t>
            </w:r>
          </w:p>
        </w:tc>
        <w:tc>
          <w:tcPr>
            <w:tcW w:w="2340" w:type="dxa"/>
            <w:tcMar>
              <w:top w:w="100" w:type="dxa"/>
              <w:left w:w="100" w:type="dxa"/>
              <w:bottom w:w="100" w:type="dxa"/>
              <w:right w:w="100" w:type="dxa"/>
            </w:tcMar>
          </w:tcPr>
          <w:p w14:paraId="37902032" w14:textId="77777777" w:rsidR="004302F8" w:rsidRDefault="00E76636">
            <w:r>
              <w:t>Tooling Requirement</w:t>
            </w:r>
          </w:p>
        </w:tc>
        <w:tc>
          <w:tcPr>
            <w:tcW w:w="2340" w:type="dxa"/>
            <w:tcMar>
              <w:top w:w="100" w:type="dxa"/>
              <w:left w:w="100" w:type="dxa"/>
              <w:bottom w:w="100" w:type="dxa"/>
              <w:right w:w="100" w:type="dxa"/>
            </w:tcMar>
          </w:tcPr>
          <w:p w14:paraId="2F2FEA11" w14:textId="77777777" w:rsidR="004302F8" w:rsidRDefault="00E76636">
            <w:r>
              <w:t>Weight</w:t>
            </w:r>
          </w:p>
        </w:tc>
        <w:tc>
          <w:tcPr>
            <w:tcW w:w="2340" w:type="dxa"/>
            <w:tcMar>
              <w:top w:w="100" w:type="dxa"/>
              <w:left w:w="100" w:type="dxa"/>
              <w:bottom w:w="100" w:type="dxa"/>
              <w:right w:w="100" w:type="dxa"/>
            </w:tcMar>
          </w:tcPr>
          <w:p w14:paraId="5C336817" w14:textId="77777777" w:rsidR="004302F8" w:rsidRDefault="00E76636">
            <w:r>
              <w:t>Estimate Cost</w:t>
            </w:r>
          </w:p>
        </w:tc>
      </w:tr>
      <w:tr w:rsidR="004302F8" w14:paraId="268430DE" w14:textId="77777777">
        <w:tc>
          <w:tcPr>
            <w:tcW w:w="2340" w:type="dxa"/>
            <w:tcMar>
              <w:top w:w="100" w:type="dxa"/>
              <w:left w:w="100" w:type="dxa"/>
              <w:bottom w:w="100" w:type="dxa"/>
              <w:right w:w="100" w:type="dxa"/>
            </w:tcMar>
          </w:tcPr>
          <w:p w14:paraId="4B3E95E8" w14:textId="77777777" w:rsidR="004302F8" w:rsidRDefault="00E76636">
            <w:r>
              <w:t>Aluminum Frame</w:t>
            </w:r>
          </w:p>
        </w:tc>
        <w:tc>
          <w:tcPr>
            <w:tcW w:w="2340" w:type="dxa"/>
            <w:tcMar>
              <w:top w:w="100" w:type="dxa"/>
              <w:left w:w="100" w:type="dxa"/>
              <w:bottom w:w="100" w:type="dxa"/>
              <w:right w:w="100" w:type="dxa"/>
            </w:tcMar>
          </w:tcPr>
          <w:p w14:paraId="3B09B3E2" w14:textId="77777777" w:rsidR="004302F8" w:rsidRDefault="00E76636">
            <w:r>
              <w:t>Welding, Saw, Drill</w:t>
            </w:r>
          </w:p>
        </w:tc>
        <w:tc>
          <w:tcPr>
            <w:tcW w:w="2340" w:type="dxa"/>
            <w:tcMar>
              <w:top w:w="100" w:type="dxa"/>
              <w:left w:w="100" w:type="dxa"/>
              <w:bottom w:w="100" w:type="dxa"/>
              <w:right w:w="100" w:type="dxa"/>
            </w:tcMar>
          </w:tcPr>
          <w:p w14:paraId="7E46AD54" w14:textId="77777777" w:rsidR="004302F8" w:rsidRDefault="00E76636">
            <w:r>
              <w:t>11.83kg (0.0154lbs/cm)</w:t>
            </w:r>
          </w:p>
        </w:tc>
        <w:tc>
          <w:tcPr>
            <w:tcW w:w="2340" w:type="dxa"/>
            <w:tcMar>
              <w:top w:w="100" w:type="dxa"/>
              <w:left w:w="100" w:type="dxa"/>
              <w:bottom w:w="100" w:type="dxa"/>
              <w:right w:w="100" w:type="dxa"/>
            </w:tcMar>
          </w:tcPr>
          <w:p w14:paraId="7874739C" w14:textId="77777777" w:rsidR="004302F8" w:rsidRDefault="00E76636">
            <w:r>
              <w:t>$150</w:t>
            </w:r>
          </w:p>
        </w:tc>
      </w:tr>
      <w:tr w:rsidR="004302F8" w14:paraId="03D07365" w14:textId="77777777">
        <w:tc>
          <w:tcPr>
            <w:tcW w:w="2340" w:type="dxa"/>
            <w:tcMar>
              <w:top w:w="100" w:type="dxa"/>
              <w:left w:w="100" w:type="dxa"/>
              <w:bottom w:w="100" w:type="dxa"/>
              <w:right w:w="100" w:type="dxa"/>
            </w:tcMar>
          </w:tcPr>
          <w:p w14:paraId="38537E9A" w14:textId="77777777" w:rsidR="004302F8" w:rsidRDefault="00E76636">
            <w:r>
              <w:t>Wood</w:t>
            </w:r>
          </w:p>
        </w:tc>
        <w:tc>
          <w:tcPr>
            <w:tcW w:w="2340" w:type="dxa"/>
            <w:tcMar>
              <w:top w:w="100" w:type="dxa"/>
              <w:left w:w="100" w:type="dxa"/>
              <w:bottom w:w="100" w:type="dxa"/>
              <w:right w:w="100" w:type="dxa"/>
            </w:tcMar>
          </w:tcPr>
          <w:p w14:paraId="762CBE7F" w14:textId="77777777" w:rsidR="004302F8" w:rsidRDefault="00E76636">
            <w:r>
              <w:t>Saw, Drill</w:t>
            </w:r>
          </w:p>
        </w:tc>
        <w:tc>
          <w:tcPr>
            <w:tcW w:w="2340" w:type="dxa"/>
            <w:tcMar>
              <w:top w:w="100" w:type="dxa"/>
              <w:left w:w="100" w:type="dxa"/>
              <w:bottom w:w="100" w:type="dxa"/>
              <w:right w:w="100" w:type="dxa"/>
            </w:tcMar>
          </w:tcPr>
          <w:p w14:paraId="2D950533" w14:textId="77777777" w:rsidR="004302F8" w:rsidRDefault="00E76636">
            <w:r>
              <w:t>2kg</w:t>
            </w:r>
          </w:p>
        </w:tc>
        <w:tc>
          <w:tcPr>
            <w:tcW w:w="2340" w:type="dxa"/>
            <w:tcMar>
              <w:top w:w="100" w:type="dxa"/>
              <w:left w:w="100" w:type="dxa"/>
              <w:bottom w:w="100" w:type="dxa"/>
              <w:right w:w="100" w:type="dxa"/>
            </w:tcMar>
          </w:tcPr>
          <w:p w14:paraId="48F54121" w14:textId="77777777" w:rsidR="004302F8" w:rsidRDefault="00E76636">
            <w:r>
              <w:t>$15</w:t>
            </w:r>
          </w:p>
        </w:tc>
      </w:tr>
      <w:tr w:rsidR="004302F8" w14:paraId="43405EDC" w14:textId="77777777">
        <w:tc>
          <w:tcPr>
            <w:tcW w:w="2340" w:type="dxa"/>
            <w:tcMar>
              <w:top w:w="100" w:type="dxa"/>
              <w:left w:w="100" w:type="dxa"/>
              <w:bottom w:w="100" w:type="dxa"/>
              <w:right w:w="100" w:type="dxa"/>
            </w:tcMar>
          </w:tcPr>
          <w:p w14:paraId="6EE7AC73" w14:textId="77777777" w:rsidR="004302F8" w:rsidRDefault="00E76636">
            <w:r>
              <w:t>Screws</w:t>
            </w:r>
          </w:p>
        </w:tc>
        <w:tc>
          <w:tcPr>
            <w:tcW w:w="2340" w:type="dxa"/>
            <w:tcMar>
              <w:top w:w="100" w:type="dxa"/>
              <w:left w:w="100" w:type="dxa"/>
              <w:bottom w:w="100" w:type="dxa"/>
              <w:right w:w="100" w:type="dxa"/>
            </w:tcMar>
          </w:tcPr>
          <w:p w14:paraId="48CFB1E9" w14:textId="77777777" w:rsidR="004302F8" w:rsidRDefault="00E76636">
            <w:proofErr w:type="spellStart"/>
            <w:r>
              <w:t>Screwdrill</w:t>
            </w:r>
            <w:proofErr w:type="spellEnd"/>
          </w:p>
        </w:tc>
        <w:tc>
          <w:tcPr>
            <w:tcW w:w="2340" w:type="dxa"/>
            <w:tcMar>
              <w:top w:w="100" w:type="dxa"/>
              <w:left w:w="100" w:type="dxa"/>
              <w:bottom w:w="100" w:type="dxa"/>
              <w:right w:w="100" w:type="dxa"/>
            </w:tcMar>
          </w:tcPr>
          <w:p w14:paraId="62E9147B" w14:textId="77777777" w:rsidR="004302F8" w:rsidRDefault="00E76636">
            <w:r>
              <w:t>0.2kg</w:t>
            </w:r>
          </w:p>
        </w:tc>
        <w:tc>
          <w:tcPr>
            <w:tcW w:w="2340" w:type="dxa"/>
            <w:tcMar>
              <w:top w:w="100" w:type="dxa"/>
              <w:left w:w="100" w:type="dxa"/>
              <w:bottom w:w="100" w:type="dxa"/>
              <w:right w:w="100" w:type="dxa"/>
            </w:tcMar>
          </w:tcPr>
          <w:p w14:paraId="22C38E8C" w14:textId="77777777" w:rsidR="004302F8" w:rsidRDefault="00E76636">
            <w:r>
              <w:t>$2</w:t>
            </w:r>
          </w:p>
        </w:tc>
      </w:tr>
      <w:tr w:rsidR="004302F8" w14:paraId="37E6E581" w14:textId="77777777">
        <w:tc>
          <w:tcPr>
            <w:tcW w:w="2340" w:type="dxa"/>
            <w:tcMar>
              <w:top w:w="100" w:type="dxa"/>
              <w:left w:w="100" w:type="dxa"/>
              <w:bottom w:w="100" w:type="dxa"/>
              <w:right w:w="100" w:type="dxa"/>
            </w:tcMar>
          </w:tcPr>
          <w:p w14:paraId="1783FB23" w14:textId="77777777" w:rsidR="004302F8" w:rsidRDefault="00E76636">
            <w:r>
              <w:t>Bolts</w:t>
            </w:r>
          </w:p>
        </w:tc>
        <w:tc>
          <w:tcPr>
            <w:tcW w:w="2340" w:type="dxa"/>
            <w:tcMar>
              <w:top w:w="100" w:type="dxa"/>
              <w:left w:w="100" w:type="dxa"/>
              <w:bottom w:w="100" w:type="dxa"/>
              <w:right w:w="100" w:type="dxa"/>
            </w:tcMar>
          </w:tcPr>
          <w:p w14:paraId="3D461FB1" w14:textId="77777777" w:rsidR="004302F8" w:rsidRDefault="00E76636">
            <w:r>
              <w:t>Wrench</w:t>
            </w:r>
          </w:p>
        </w:tc>
        <w:tc>
          <w:tcPr>
            <w:tcW w:w="2340" w:type="dxa"/>
            <w:tcMar>
              <w:top w:w="100" w:type="dxa"/>
              <w:left w:w="100" w:type="dxa"/>
              <w:bottom w:w="100" w:type="dxa"/>
              <w:right w:w="100" w:type="dxa"/>
            </w:tcMar>
          </w:tcPr>
          <w:p w14:paraId="463AA90F" w14:textId="77777777" w:rsidR="004302F8" w:rsidRDefault="00E76636">
            <w:r>
              <w:t>0.2kg</w:t>
            </w:r>
          </w:p>
        </w:tc>
        <w:tc>
          <w:tcPr>
            <w:tcW w:w="2340" w:type="dxa"/>
            <w:tcMar>
              <w:top w:w="100" w:type="dxa"/>
              <w:left w:w="100" w:type="dxa"/>
              <w:bottom w:w="100" w:type="dxa"/>
              <w:right w:w="100" w:type="dxa"/>
            </w:tcMar>
          </w:tcPr>
          <w:p w14:paraId="53748388" w14:textId="77777777" w:rsidR="004302F8" w:rsidRDefault="00E76636">
            <w:r>
              <w:t>$2</w:t>
            </w:r>
          </w:p>
        </w:tc>
      </w:tr>
      <w:tr w:rsidR="004302F8" w14:paraId="34F0E828" w14:textId="77777777">
        <w:tc>
          <w:tcPr>
            <w:tcW w:w="2340" w:type="dxa"/>
            <w:tcMar>
              <w:top w:w="100" w:type="dxa"/>
              <w:left w:w="100" w:type="dxa"/>
              <w:bottom w:w="100" w:type="dxa"/>
              <w:right w:w="100" w:type="dxa"/>
            </w:tcMar>
          </w:tcPr>
          <w:p w14:paraId="2FFF4B53" w14:textId="77777777" w:rsidR="004302F8" w:rsidRDefault="00E76636">
            <w:r>
              <w:t>Nuts</w:t>
            </w:r>
          </w:p>
        </w:tc>
        <w:tc>
          <w:tcPr>
            <w:tcW w:w="2340" w:type="dxa"/>
            <w:tcMar>
              <w:top w:w="100" w:type="dxa"/>
              <w:left w:w="100" w:type="dxa"/>
              <w:bottom w:w="100" w:type="dxa"/>
              <w:right w:w="100" w:type="dxa"/>
            </w:tcMar>
          </w:tcPr>
          <w:p w14:paraId="6FF9713D" w14:textId="77777777" w:rsidR="004302F8" w:rsidRDefault="00E76636">
            <w:r>
              <w:t>N/A</w:t>
            </w:r>
          </w:p>
        </w:tc>
        <w:tc>
          <w:tcPr>
            <w:tcW w:w="2340" w:type="dxa"/>
            <w:tcMar>
              <w:top w:w="100" w:type="dxa"/>
              <w:left w:w="100" w:type="dxa"/>
              <w:bottom w:w="100" w:type="dxa"/>
              <w:right w:w="100" w:type="dxa"/>
            </w:tcMar>
          </w:tcPr>
          <w:p w14:paraId="4F7A12F1" w14:textId="77777777" w:rsidR="004302F8" w:rsidRDefault="00E76636">
            <w:r>
              <w:t>0.2kg</w:t>
            </w:r>
          </w:p>
        </w:tc>
        <w:tc>
          <w:tcPr>
            <w:tcW w:w="2340" w:type="dxa"/>
            <w:tcMar>
              <w:top w:w="100" w:type="dxa"/>
              <w:left w:w="100" w:type="dxa"/>
              <w:bottom w:w="100" w:type="dxa"/>
              <w:right w:w="100" w:type="dxa"/>
            </w:tcMar>
          </w:tcPr>
          <w:p w14:paraId="1935830A" w14:textId="77777777" w:rsidR="004302F8" w:rsidRDefault="00E76636">
            <w:r>
              <w:t>$1</w:t>
            </w:r>
          </w:p>
        </w:tc>
      </w:tr>
    </w:tbl>
    <w:p w14:paraId="190711FD" w14:textId="77777777" w:rsidR="004302F8" w:rsidRDefault="004302F8">
      <w:pPr>
        <w:pStyle w:val="Title"/>
        <w:jc w:val="left"/>
      </w:pPr>
    </w:p>
    <w:p w14:paraId="3F49C704" w14:textId="77777777" w:rsidR="004302F8" w:rsidRDefault="004302F8">
      <w:pPr>
        <w:pStyle w:val="Title"/>
        <w:jc w:val="left"/>
      </w:pPr>
    </w:p>
    <w:p w14:paraId="0C64AF76" w14:textId="77777777" w:rsidR="004302F8" w:rsidRDefault="004302F8">
      <w:pPr>
        <w:pStyle w:val="Title"/>
        <w:jc w:val="left"/>
      </w:pPr>
    </w:p>
    <w:p w14:paraId="0DABEE87" w14:textId="77777777" w:rsidR="004302F8" w:rsidRDefault="004302F8">
      <w:pPr>
        <w:pStyle w:val="Title"/>
        <w:jc w:val="left"/>
      </w:pPr>
    </w:p>
    <w:p w14:paraId="17EA6E69" w14:textId="77777777" w:rsidR="004302F8" w:rsidRDefault="004302F8">
      <w:pPr>
        <w:pStyle w:val="Title"/>
        <w:jc w:val="left"/>
      </w:pPr>
    </w:p>
    <w:p w14:paraId="179A82EC" w14:textId="77777777" w:rsidR="004302F8" w:rsidRDefault="004302F8">
      <w:pPr>
        <w:pStyle w:val="Title"/>
        <w:jc w:val="left"/>
      </w:pPr>
    </w:p>
    <w:p w14:paraId="1D9D43DF" w14:textId="77777777" w:rsidR="004302F8" w:rsidRDefault="004302F8">
      <w:pPr>
        <w:pStyle w:val="Title"/>
        <w:jc w:val="left"/>
      </w:pPr>
    </w:p>
    <w:p w14:paraId="354174F7" w14:textId="77777777" w:rsidR="004302F8" w:rsidRDefault="004302F8">
      <w:pPr>
        <w:pStyle w:val="Title"/>
        <w:jc w:val="left"/>
      </w:pPr>
    </w:p>
    <w:p w14:paraId="2B30EEFD" w14:textId="77777777" w:rsidR="004302F8" w:rsidRDefault="004302F8">
      <w:pPr>
        <w:pStyle w:val="Title"/>
        <w:jc w:val="left"/>
      </w:pPr>
    </w:p>
    <w:p w14:paraId="0F4D2FC9" w14:textId="77777777" w:rsidR="004302F8" w:rsidRDefault="004302F8">
      <w:pPr>
        <w:pStyle w:val="Title"/>
        <w:jc w:val="left"/>
      </w:pPr>
    </w:p>
    <w:p w14:paraId="1F2EFDA0" w14:textId="77777777" w:rsidR="004302F8" w:rsidRDefault="004302F8">
      <w:pPr>
        <w:pStyle w:val="Title"/>
        <w:jc w:val="left"/>
      </w:pPr>
    </w:p>
    <w:p w14:paraId="68C4A12A" w14:textId="77777777" w:rsidR="004302F8" w:rsidRDefault="004302F8">
      <w:pPr>
        <w:pStyle w:val="Title"/>
        <w:jc w:val="left"/>
      </w:pPr>
    </w:p>
    <w:p w14:paraId="5A67B162" w14:textId="77777777" w:rsidR="004302F8" w:rsidRDefault="004302F8">
      <w:pPr>
        <w:pStyle w:val="Title"/>
        <w:jc w:val="left"/>
      </w:pPr>
    </w:p>
    <w:p w14:paraId="570CD05F" w14:textId="77777777" w:rsidR="004302F8" w:rsidRDefault="004302F8">
      <w:pPr>
        <w:pStyle w:val="Title"/>
        <w:jc w:val="left"/>
      </w:pPr>
    </w:p>
    <w:p w14:paraId="21A2A933" w14:textId="77777777" w:rsidR="004302F8" w:rsidRDefault="004302F8">
      <w:pPr>
        <w:pStyle w:val="Title"/>
        <w:jc w:val="left"/>
      </w:pPr>
    </w:p>
    <w:p w14:paraId="7841D773" w14:textId="77777777" w:rsidR="004302F8" w:rsidRDefault="004302F8">
      <w:pPr>
        <w:pStyle w:val="Title"/>
        <w:jc w:val="left"/>
      </w:pPr>
    </w:p>
    <w:p w14:paraId="10F35363" w14:textId="77777777" w:rsidR="004302F8" w:rsidRDefault="004302F8">
      <w:pPr>
        <w:pStyle w:val="Title"/>
        <w:jc w:val="left"/>
      </w:pPr>
    </w:p>
    <w:p w14:paraId="61D2B323" w14:textId="77777777" w:rsidR="004302F8" w:rsidRDefault="004302F8">
      <w:pPr>
        <w:pStyle w:val="Title"/>
        <w:jc w:val="left"/>
      </w:pPr>
    </w:p>
    <w:p w14:paraId="6B2F2C11" w14:textId="77777777" w:rsidR="004302F8" w:rsidRDefault="004302F8">
      <w:pPr>
        <w:pStyle w:val="Title"/>
        <w:jc w:val="left"/>
      </w:pPr>
    </w:p>
    <w:p w14:paraId="0BBA66AA" w14:textId="77777777" w:rsidR="004302F8" w:rsidRDefault="00E76636">
      <w:r>
        <w:br w:type="page"/>
      </w:r>
    </w:p>
    <w:p w14:paraId="09013D2F" w14:textId="77777777" w:rsidR="004302F8" w:rsidRDefault="00E76636">
      <w:pPr>
        <w:pStyle w:val="Title"/>
      </w:pPr>
      <w:r>
        <w:rPr>
          <w:sz w:val="24"/>
          <w:szCs w:val="24"/>
        </w:rPr>
        <w:lastRenderedPageBreak/>
        <w:t>Appendix 3:  PCB Footprint Layout</w:t>
      </w:r>
    </w:p>
    <w:p w14:paraId="0F94FB1C" w14:textId="77777777" w:rsidR="004302F8" w:rsidRDefault="004302F8">
      <w:pPr>
        <w:pStyle w:val="Title"/>
        <w:spacing w:line="360" w:lineRule="auto"/>
        <w:jc w:val="left"/>
      </w:pPr>
    </w:p>
    <w:p w14:paraId="61721C24" w14:textId="77777777" w:rsidR="004302F8" w:rsidRDefault="004302F8"/>
    <w:p w14:paraId="71AE690B" w14:textId="77777777" w:rsidR="004302F8" w:rsidRDefault="00E76636">
      <w:commentRangeStart w:id="27"/>
      <w:r>
        <w:rPr>
          <w:noProof/>
          <w:lang w:eastAsia="en-US"/>
        </w:rPr>
        <w:drawing>
          <wp:inline distT="114300" distB="114300" distL="114300" distR="114300" wp14:anchorId="7FCE3540" wp14:editId="24DDCC17">
            <wp:extent cx="5238750" cy="4943475"/>
            <wp:effectExtent l="0" t="0" r="0" b="0"/>
            <wp:docPr id="5" name="image10.png" descr="PCB_footprint.png"/>
            <wp:cNvGraphicFramePr/>
            <a:graphic xmlns:a="http://schemas.openxmlformats.org/drawingml/2006/main">
              <a:graphicData uri="http://schemas.openxmlformats.org/drawingml/2006/picture">
                <pic:pic xmlns:pic="http://schemas.openxmlformats.org/drawingml/2006/picture">
                  <pic:nvPicPr>
                    <pic:cNvPr id="0" name="image10.png" descr="PCB_footprint.png"/>
                    <pic:cNvPicPr preferRelativeResize="0"/>
                  </pic:nvPicPr>
                  <pic:blipFill>
                    <a:blip r:embed="rId14"/>
                    <a:srcRect/>
                    <a:stretch>
                      <a:fillRect/>
                    </a:stretch>
                  </pic:blipFill>
                  <pic:spPr>
                    <a:xfrm>
                      <a:off x="0" y="0"/>
                      <a:ext cx="5238750" cy="4943475"/>
                    </a:xfrm>
                    <a:prstGeom prst="rect">
                      <a:avLst/>
                    </a:prstGeom>
                    <a:ln/>
                  </pic:spPr>
                </pic:pic>
              </a:graphicData>
            </a:graphic>
          </wp:inline>
        </w:drawing>
      </w:r>
      <w:commentRangeEnd w:id="27"/>
      <w:r w:rsidR="00D54AD5">
        <w:rPr>
          <w:rStyle w:val="CommentReference"/>
        </w:rPr>
        <w:commentReference w:id="27"/>
      </w:r>
    </w:p>
    <w:p w14:paraId="4B00AE47" w14:textId="77777777" w:rsidR="004302F8" w:rsidRDefault="004302F8"/>
    <w:p w14:paraId="742AA731" w14:textId="77777777" w:rsidR="004302F8" w:rsidRDefault="004302F8">
      <w:pPr>
        <w:pStyle w:val="Title"/>
        <w:jc w:val="left"/>
      </w:pPr>
    </w:p>
    <w:sectPr w:rsidR="004302F8">
      <w:headerReference w:type="default" r:id="rId15"/>
      <w:footerReference w:type="default" r:id="rId16"/>
      <w:headerReference w:type="first" r:id="rId17"/>
      <w:footerReference w:type="first" r:id="rId18"/>
      <w:pgSz w:w="12240" w:h="15840"/>
      <w:pgMar w:top="1440" w:right="1440" w:bottom="1440" w:left="1440" w:header="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Varshini Tata Narendra Babu" w:date="2017-02-12T14:08:00Z" w:initials="VTN">
    <w:p w14:paraId="2D7F75A2" w14:textId="16456715" w:rsidR="00161AB1" w:rsidRDefault="00161AB1">
      <w:pPr>
        <w:pStyle w:val="CommentText"/>
      </w:pPr>
      <w:r>
        <w:rPr>
          <w:rStyle w:val="CommentReference"/>
        </w:rPr>
        <w:annotationRef/>
      </w:r>
      <w:r>
        <w:t>Follow the format from the template</w:t>
      </w:r>
    </w:p>
  </w:comment>
  <w:comment w:id="3" w:author="Varshini Tata Narendra Babu" w:date="2017-02-12T14:11:00Z" w:initials="VTN">
    <w:p w14:paraId="462E8CE8" w14:textId="28B409A7" w:rsidR="00161AB1" w:rsidRDefault="00161AB1">
      <w:pPr>
        <w:pStyle w:val="CommentText"/>
      </w:pPr>
      <w:r>
        <w:rPr>
          <w:rStyle w:val="CommentReference"/>
        </w:rPr>
        <w:annotationRef/>
      </w:r>
      <w:r>
        <w:t>Mention the name of the product here</w:t>
      </w:r>
    </w:p>
  </w:comment>
  <w:comment w:id="6" w:author="Varshini Tata Narendra Babu" w:date="2017-02-12T14:11:00Z" w:initials="VTN">
    <w:p w14:paraId="1DE324AF" w14:textId="48D56D26" w:rsidR="00161AB1" w:rsidRDefault="00161AB1">
      <w:pPr>
        <w:pStyle w:val="CommentText"/>
      </w:pPr>
      <w:r>
        <w:rPr>
          <w:rStyle w:val="CommentReference"/>
        </w:rPr>
        <w:annotationRef/>
      </w:r>
      <w:r>
        <w:t>Mention the name of the product also.</w:t>
      </w:r>
    </w:p>
  </w:comment>
  <w:comment w:id="24" w:author="Varshini Tata Narendra Babu" w:date="2017-02-12T14:27:00Z" w:initials="VTN">
    <w:p w14:paraId="2A4C38A4" w14:textId="03913343" w:rsidR="00161AB1" w:rsidRDefault="00161AB1">
      <w:pPr>
        <w:pStyle w:val="CommentText"/>
      </w:pPr>
      <w:r>
        <w:rPr>
          <w:rStyle w:val="CommentReference"/>
        </w:rPr>
        <w:annotationRef/>
      </w:r>
      <w:r w:rsidR="00D54AD5">
        <w:t>Also mention how your design is going to implement this.</w:t>
      </w:r>
    </w:p>
  </w:comment>
  <w:comment w:id="25" w:author="Varshini Tata Narendra Babu" w:date="2017-02-12T14:27:00Z" w:initials="VTN">
    <w:p w14:paraId="74684723" w14:textId="7DF6B4A7" w:rsidR="00D54AD5" w:rsidRDefault="00D54AD5">
      <w:pPr>
        <w:pStyle w:val="CommentText"/>
      </w:pPr>
      <w:r>
        <w:rPr>
          <w:rStyle w:val="CommentReference"/>
        </w:rPr>
        <w:annotationRef/>
      </w:r>
      <w:r>
        <w:t>Use IEEE format</w:t>
      </w:r>
    </w:p>
  </w:comment>
  <w:comment w:id="26" w:author="Varshini Tata Narendra Babu" w:date="2017-02-12T14:28:00Z" w:initials="VTN">
    <w:p w14:paraId="7C7D71D6" w14:textId="393EB1FF" w:rsidR="00D54AD5" w:rsidRDefault="00D54AD5">
      <w:pPr>
        <w:pStyle w:val="CommentText"/>
      </w:pPr>
      <w:r>
        <w:rPr>
          <w:rStyle w:val="CommentReference"/>
        </w:rPr>
        <w:annotationRef/>
      </w:r>
      <w:r>
        <w:t>Label the images</w:t>
      </w:r>
    </w:p>
  </w:comment>
  <w:comment w:id="27" w:author="Varshini Tata Narendra Babu" w:date="2017-02-12T14:28:00Z" w:initials="VTN">
    <w:p w14:paraId="353F5DB4" w14:textId="57714155" w:rsidR="00D54AD5" w:rsidRDefault="00D54AD5">
      <w:pPr>
        <w:pStyle w:val="CommentText"/>
      </w:pPr>
      <w:r>
        <w:rPr>
          <w:rStyle w:val="CommentReference"/>
        </w:rPr>
        <w:annotationRef/>
      </w:r>
      <w:r>
        <w:t>Label the figure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D611A2" w14:textId="77777777" w:rsidR="00161AB1" w:rsidRDefault="00161AB1">
      <w:r>
        <w:separator/>
      </w:r>
    </w:p>
  </w:endnote>
  <w:endnote w:type="continuationSeparator" w:id="0">
    <w:p w14:paraId="4105818B" w14:textId="77777777" w:rsidR="00161AB1" w:rsidRDefault="00161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956176" w14:textId="77777777" w:rsidR="00161AB1" w:rsidRDefault="00161AB1">
    <w:pPr>
      <w:tabs>
        <w:tab w:val="center" w:pos="4680"/>
        <w:tab w:val="right" w:pos="9360"/>
      </w:tabs>
      <w:spacing w:after="720"/>
    </w:pPr>
    <w:hyperlink r:id="rId1">
      <w:r>
        <w:rPr>
          <w:color w:val="0000FF"/>
          <w:u w:val="single"/>
        </w:rPr>
        <w:t>https://engineering.purdue.edu/ece477</w:t>
      </w:r>
    </w:hyperlink>
    <w:r>
      <w:t xml:space="preserve"> </w:t>
    </w:r>
    <w:r>
      <w:tab/>
    </w:r>
    <w:r>
      <w:tab/>
      <w:t xml:space="preserve">Page </w:t>
    </w:r>
    <w:r>
      <w:fldChar w:fldCharType="begin"/>
    </w:r>
    <w:r>
      <w:instrText>PAGE</w:instrText>
    </w:r>
    <w:r>
      <w:fldChar w:fldCharType="separate"/>
    </w:r>
    <w:r w:rsidR="00D54AD5">
      <w:rPr>
        <w:noProof/>
      </w:rPr>
      <w:t>2</w:t>
    </w:r>
    <w:r>
      <w:fldChar w:fldCharType="end"/>
    </w:r>
    <w:r>
      <w:t xml:space="preserve"> of </w:t>
    </w:r>
    <w:r>
      <w:fldChar w:fldCharType="begin"/>
    </w:r>
    <w:r>
      <w:instrText>NUMPAGES</w:instrText>
    </w:r>
    <w:r>
      <w:fldChar w:fldCharType="separate"/>
    </w:r>
    <w:r w:rsidR="00D54AD5">
      <w:rPr>
        <w:noProof/>
      </w:rPr>
      <w:t>8</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722AAA" w14:textId="77777777" w:rsidR="00161AB1" w:rsidRDefault="00161AB1">
    <w:pPr>
      <w:tabs>
        <w:tab w:val="center" w:pos="4320"/>
        <w:tab w:val="right" w:pos="8640"/>
      </w:tabs>
      <w:spacing w:after="720"/>
      <w:jc w:val="both"/>
    </w:pPr>
    <w:hyperlink r:id="rId1">
      <w:r>
        <w:rPr>
          <w:color w:val="0000FF"/>
          <w:u w:val="single"/>
        </w:rPr>
        <w:t>https://engineering.purdue.edu/ece477</w:t>
      </w:r>
    </w:hyperlink>
    <w:r>
      <w:t xml:space="preserve"> </w:t>
    </w:r>
    <w:r>
      <w:tab/>
    </w:r>
    <w:r>
      <w:tab/>
      <w:t xml:space="preserve">               Page </w:t>
    </w:r>
    <w:r>
      <w:fldChar w:fldCharType="begin"/>
    </w:r>
    <w:r>
      <w:instrText>PAGE</w:instrText>
    </w:r>
    <w:r>
      <w:fldChar w:fldCharType="separate"/>
    </w:r>
    <w:r w:rsidR="00D54AD5">
      <w:rPr>
        <w:noProof/>
      </w:rPr>
      <w:t>1</w:t>
    </w:r>
    <w:r>
      <w:fldChar w:fldCharType="end"/>
    </w:r>
    <w:r>
      <w:t xml:space="preserve"> of </w:t>
    </w:r>
    <w:r>
      <w:fldChar w:fldCharType="begin"/>
    </w:r>
    <w:r>
      <w:instrText>NUMPAGES</w:instrText>
    </w:r>
    <w:r>
      <w:fldChar w:fldCharType="separate"/>
    </w:r>
    <w:r w:rsidR="00D54AD5">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84F767" w14:textId="77777777" w:rsidR="00161AB1" w:rsidRDefault="00161AB1">
      <w:r>
        <w:separator/>
      </w:r>
    </w:p>
  </w:footnote>
  <w:footnote w:type="continuationSeparator" w:id="0">
    <w:p w14:paraId="76A60A9B" w14:textId="77777777" w:rsidR="00161AB1" w:rsidRDefault="00161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E50B5" w14:textId="77777777" w:rsidR="00161AB1" w:rsidRDefault="00161AB1">
    <w:pPr>
      <w:tabs>
        <w:tab w:val="center" w:pos="4680"/>
        <w:tab w:val="right" w:pos="9360"/>
        <w:tab w:val="right" w:pos="12960"/>
      </w:tabs>
      <w:spacing w:before="720"/>
    </w:pPr>
    <w:r>
      <w:t>ECE 477: Digital Systems Senior Design Project</w:t>
    </w:r>
    <w:r>
      <w:rPr>
        <w:i/>
      </w:rPr>
      <w:tab/>
    </w:r>
    <w:r>
      <w:t>v1.0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E103D0" w14:textId="77777777" w:rsidR="00161AB1" w:rsidRDefault="00161AB1">
    <w:pPr>
      <w:tabs>
        <w:tab w:val="center" w:pos="4680"/>
        <w:tab w:val="right" w:pos="9360"/>
        <w:tab w:val="right" w:pos="12960"/>
      </w:tabs>
      <w:spacing w:before="720"/>
    </w:pPr>
    <w:bookmarkStart w:id="28" w:name="_gjdgxs" w:colFirst="0" w:colLast="0"/>
    <w:bookmarkEnd w:id="28"/>
    <w:r>
      <w:t>ECE 477: Digital Systems Senior Design Project</w:t>
    </w:r>
    <w:r>
      <w:rPr>
        <w:i/>
      </w:rPr>
      <w:tab/>
    </w:r>
    <w:r>
      <w:t>Last Modified: 03-03-2015</w:t>
    </w:r>
  </w:p>
  <w:p w14:paraId="005BFCF0" w14:textId="77777777" w:rsidR="00161AB1" w:rsidRDefault="00161AB1">
    <w:pPr>
      <w:tabs>
        <w:tab w:val="center" w:pos="468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D2142F"/>
    <w:multiLevelType w:val="multilevel"/>
    <w:tmpl w:val="FA7C0966"/>
    <w:lvl w:ilvl="0">
      <w:start w:val="1"/>
      <w:numFmt w:val="decimal"/>
      <w:lvlText w:val="%1.0"/>
      <w:lvlJc w:val="left"/>
      <w:pPr>
        <w:ind w:left="432" w:firstLine="0"/>
      </w:pPr>
    </w:lvl>
    <w:lvl w:ilvl="1">
      <w:start w:val="1"/>
      <w:numFmt w:val="decimal"/>
      <w:lvlText w:val="%1.%2"/>
      <w:lvlJc w:val="left"/>
      <w:pPr>
        <w:ind w:left="432" w:firstLine="0"/>
      </w:pPr>
    </w:lvl>
    <w:lvl w:ilvl="2">
      <w:start w:val="1"/>
      <w:numFmt w:val="decimal"/>
      <w:lvlText w:val="%1.%2.%3"/>
      <w:lvlJc w:val="left"/>
      <w:pPr>
        <w:ind w:left="2232" w:firstLine="1512"/>
      </w:pPr>
    </w:lvl>
    <w:lvl w:ilvl="3">
      <w:start w:val="1"/>
      <w:numFmt w:val="decimal"/>
      <w:lvlText w:val="%1.%2.%3.%4"/>
      <w:lvlJc w:val="left"/>
      <w:pPr>
        <w:ind w:left="2952" w:firstLine="2232"/>
      </w:pPr>
    </w:lvl>
    <w:lvl w:ilvl="4">
      <w:start w:val="1"/>
      <w:numFmt w:val="decimal"/>
      <w:lvlText w:val="%1.%2.%3.%4.%5"/>
      <w:lvlJc w:val="left"/>
      <w:pPr>
        <w:ind w:left="4032" w:firstLine="2952"/>
      </w:pPr>
    </w:lvl>
    <w:lvl w:ilvl="5">
      <w:start w:val="1"/>
      <w:numFmt w:val="decimal"/>
      <w:lvlText w:val="%1.%2.%3.%4.%5.%6"/>
      <w:lvlJc w:val="left"/>
      <w:pPr>
        <w:ind w:left="4752" w:firstLine="3672"/>
      </w:pPr>
    </w:lvl>
    <w:lvl w:ilvl="6">
      <w:start w:val="1"/>
      <w:numFmt w:val="decimal"/>
      <w:lvlText w:val="%1.%2.%3.%4.%5.%6.%7"/>
      <w:lvlJc w:val="left"/>
      <w:pPr>
        <w:ind w:left="5832" w:firstLine="4392"/>
      </w:pPr>
    </w:lvl>
    <w:lvl w:ilvl="7">
      <w:start w:val="1"/>
      <w:numFmt w:val="decimal"/>
      <w:lvlText w:val="%1.%2.%3.%4.%5.%6.%7.%8"/>
      <w:lvlJc w:val="left"/>
      <w:pPr>
        <w:ind w:left="6552" w:firstLine="5112"/>
      </w:pPr>
    </w:lvl>
    <w:lvl w:ilvl="8">
      <w:start w:val="1"/>
      <w:numFmt w:val="decimal"/>
      <w:lvlText w:val="%1.%2.%3.%4.%5.%6.%7.%8.%9"/>
      <w:lvlJc w:val="left"/>
      <w:pPr>
        <w:ind w:left="7632" w:firstLine="5832"/>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302F8"/>
    <w:rsid w:val="00161AB1"/>
    <w:rsid w:val="004302F8"/>
    <w:rsid w:val="009E3652"/>
    <w:rsid w:val="00D54AD5"/>
    <w:rsid w:val="00E766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96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szCs w:val="24"/>
        <w:lang w:val="en-US" w:eastAsia="zh-C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outlineLvl w:val="0"/>
    </w:pPr>
    <w:rPr>
      <w:i/>
    </w:rPr>
  </w:style>
  <w:style w:type="paragraph" w:styleId="Heading2">
    <w:name w:val="heading 2"/>
    <w:basedOn w:val="Normal"/>
    <w:next w:val="Normal"/>
    <w:pPr>
      <w:keepNext/>
      <w:outlineLvl w:val="1"/>
    </w:pPr>
  </w:style>
  <w:style w:type="paragraph" w:styleId="Heading3">
    <w:name w:val="heading 3"/>
    <w:basedOn w:val="Normal"/>
    <w:next w:val="Normal"/>
    <w:pPr>
      <w:keepNext/>
      <w:jc w:val="center"/>
      <w:outlineLvl w:val="2"/>
    </w:pPr>
    <w:rPr>
      <w:b/>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jc w:val="center"/>
      <w:outlineLvl w:val="4"/>
    </w:pPr>
    <w:rPr>
      <w:rFonts w:ascii="Arial" w:eastAsia="Arial" w:hAnsi="Arial" w:cs="Arial"/>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28"/>
      <w:szCs w:val="28"/>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161AB1"/>
    <w:rPr>
      <w:sz w:val="16"/>
      <w:szCs w:val="16"/>
    </w:rPr>
  </w:style>
  <w:style w:type="paragraph" w:styleId="CommentText">
    <w:name w:val="annotation text"/>
    <w:basedOn w:val="Normal"/>
    <w:link w:val="CommentTextChar"/>
    <w:uiPriority w:val="99"/>
    <w:semiHidden/>
    <w:unhideWhenUsed/>
    <w:rsid w:val="00161AB1"/>
    <w:rPr>
      <w:sz w:val="20"/>
      <w:szCs w:val="20"/>
    </w:rPr>
  </w:style>
  <w:style w:type="character" w:customStyle="1" w:styleId="CommentTextChar">
    <w:name w:val="Comment Text Char"/>
    <w:basedOn w:val="DefaultParagraphFont"/>
    <w:link w:val="CommentText"/>
    <w:uiPriority w:val="99"/>
    <w:semiHidden/>
    <w:rsid w:val="00161AB1"/>
    <w:rPr>
      <w:sz w:val="20"/>
      <w:szCs w:val="20"/>
    </w:rPr>
  </w:style>
  <w:style w:type="paragraph" w:styleId="CommentSubject">
    <w:name w:val="annotation subject"/>
    <w:basedOn w:val="CommentText"/>
    <w:next w:val="CommentText"/>
    <w:link w:val="CommentSubjectChar"/>
    <w:uiPriority w:val="99"/>
    <w:semiHidden/>
    <w:unhideWhenUsed/>
    <w:rsid w:val="00161AB1"/>
    <w:rPr>
      <w:b/>
      <w:bCs/>
    </w:rPr>
  </w:style>
  <w:style w:type="character" w:customStyle="1" w:styleId="CommentSubjectChar">
    <w:name w:val="Comment Subject Char"/>
    <w:basedOn w:val="CommentTextChar"/>
    <w:link w:val="CommentSubject"/>
    <w:uiPriority w:val="99"/>
    <w:semiHidden/>
    <w:rsid w:val="00161AB1"/>
    <w:rPr>
      <w:b/>
      <w:bCs/>
      <w:sz w:val="20"/>
      <w:szCs w:val="20"/>
    </w:rPr>
  </w:style>
  <w:style w:type="paragraph" w:styleId="BalloonText">
    <w:name w:val="Balloon Text"/>
    <w:basedOn w:val="Normal"/>
    <w:link w:val="BalloonTextChar"/>
    <w:uiPriority w:val="99"/>
    <w:semiHidden/>
    <w:unhideWhenUsed/>
    <w:rsid w:val="00161AB1"/>
    <w:rPr>
      <w:rFonts w:ascii="Tahoma" w:hAnsi="Tahoma" w:cs="Tahoma"/>
      <w:sz w:val="16"/>
      <w:szCs w:val="16"/>
    </w:rPr>
  </w:style>
  <w:style w:type="character" w:customStyle="1" w:styleId="BalloonTextChar">
    <w:name w:val="Balloon Text Char"/>
    <w:basedOn w:val="DefaultParagraphFont"/>
    <w:link w:val="BalloonText"/>
    <w:uiPriority w:val="99"/>
    <w:semiHidden/>
    <w:rsid w:val="00161AB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en-US" w:eastAsia="zh-C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outlineLvl w:val="0"/>
    </w:pPr>
    <w:rPr>
      <w:i/>
    </w:rPr>
  </w:style>
  <w:style w:type="paragraph" w:styleId="Heading2">
    <w:name w:val="heading 2"/>
    <w:basedOn w:val="Normal"/>
    <w:next w:val="Normal"/>
    <w:pPr>
      <w:keepNext/>
      <w:outlineLvl w:val="1"/>
    </w:pPr>
  </w:style>
  <w:style w:type="paragraph" w:styleId="Heading3">
    <w:name w:val="heading 3"/>
    <w:basedOn w:val="Normal"/>
    <w:next w:val="Normal"/>
    <w:pPr>
      <w:keepNext/>
      <w:jc w:val="center"/>
      <w:outlineLvl w:val="2"/>
    </w:pPr>
    <w:rPr>
      <w:b/>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jc w:val="center"/>
      <w:outlineLvl w:val="4"/>
    </w:pPr>
    <w:rPr>
      <w:rFonts w:ascii="Arial" w:eastAsia="Arial" w:hAnsi="Arial" w:cs="Arial"/>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28"/>
      <w:szCs w:val="28"/>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161AB1"/>
    <w:rPr>
      <w:sz w:val="16"/>
      <w:szCs w:val="16"/>
    </w:rPr>
  </w:style>
  <w:style w:type="paragraph" w:styleId="CommentText">
    <w:name w:val="annotation text"/>
    <w:basedOn w:val="Normal"/>
    <w:link w:val="CommentTextChar"/>
    <w:uiPriority w:val="99"/>
    <w:semiHidden/>
    <w:unhideWhenUsed/>
    <w:rsid w:val="00161AB1"/>
    <w:rPr>
      <w:sz w:val="20"/>
      <w:szCs w:val="20"/>
    </w:rPr>
  </w:style>
  <w:style w:type="character" w:customStyle="1" w:styleId="CommentTextChar">
    <w:name w:val="Comment Text Char"/>
    <w:basedOn w:val="DefaultParagraphFont"/>
    <w:link w:val="CommentText"/>
    <w:uiPriority w:val="99"/>
    <w:semiHidden/>
    <w:rsid w:val="00161AB1"/>
    <w:rPr>
      <w:sz w:val="20"/>
      <w:szCs w:val="20"/>
    </w:rPr>
  </w:style>
  <w:style w:type="paragraph" w:styleId="CommentSubject">
    <w:name w:val="annotation subject"/>
    <w:basedOn w:val="CommentText"/>
    <w:next w:val="CommentText"/>
    <w:link w:val="CommentSubjectChar"/>
    <w:uiPriority w:val="99"/>
    <w:semiHidden/>
    <w:unhideWhenUsed/>
    <w:rsid w:val="00161AB1"/>
    <w:rPr>
      <w:b/>
      <w:bCs/>
    </w:rPr>
  </w:style>
  <w:style w:type="character" w:customStyle="1" w:styleId="CommentSubjectChar">
    <w:name w:val="Comment Subject Char"/>
    <w:basedOn w:val="CommentTextChar"/>
    <w:link w:val="CommentSubject"/>
    <w:uiPriority w:val="99"/>
    <w:semiHidden/>
    <w:rsid w:val="00161AB1"/>
    <w:rPr>
      <w:b/>
      <w:bCs/>
      <w:sz w:val="20"/>
      <w:szCs w:val="20"/>
    </w:rPr>
  </w:style>
  <w:style w:type="paragraph" w:styleId="BalloonText">
    <w:name w:val="Balloon Text"/>
    <w:basedOn w:val="Normal"/>
    <w:link w:val="BalloonTextChar"/>
    <w:uiPriority w:val="99"/>
    <w:semiHidden/>
    <w:unhideWhenUsed/>
    <w:rsid w:val="00161AB1"/>
    <w:rPr>
      <w:rFonts w:ascii="Tahoma" w:hAnsi="Tahoma" w:cs="Tahoma"/>
      <w:sz w:val="16"/>
      <w:szCs w:val="16"/>
    </w:rPr>
  </w:style>
  <w:style w:type="character" w:customStyle="1" w:styleId="BalloonTextChar">
    <w:name w:val="Balloon Text Char"/>
    <w:basedOn w:val="DefaultParagraphFont"/>
    <w:link w:val="BalloonText"/>
    <w:uiPriority w:val="99"/>
    <w:semiHidden/>
    <w:rsid w:val="00161AB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footer" Target="footer2.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8</Pages>
  <Words>547</Words>
  <Characters>3122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Varshini Tata Narendra Babu</cp:lastModifiedBy>
  <cp:revision>3</cp:revision>
  <dcterms:created xsi:type="dcterms:W3CDTF">2017-02-09T17:38:00Z</dcterms:created>
  <dcterms:modified xsi:type="dcterms:W3CDTF">2017-02-12T19:29:00Z</dcterms:modified>
</cp:coreProperties>
</file>